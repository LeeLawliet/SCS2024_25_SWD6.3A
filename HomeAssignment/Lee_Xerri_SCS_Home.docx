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9415E" w14:textId="77777777" w:rsidR="008B3B6C" w:rsidRDefault="008B3B6C" w:rsidP="00B45F66">
      <w:pPr>
        <w:tabs>
          <w:tab w:val="left" w:pos="4440"/>
          <w:tab w:val="left" w:pos="7080"/>
        </w:tabs>
        <w:spacing w:after="0" w:line="240" w:lineRule="auto"/>
        <w:ind w:right="180"/>
        <w:jc w:val="right"/>
        <w:rPr>
          <w:rFonts w:ascii="Calibri" w:eastAsia="Times New Roman" w:hAnsi="Calibri" w:cs="Calibri"/>
          <w:sz w:val="18"/>
          <w:szCs w:val="18"/>
          <w:lang w:bidi="ar-SA"/>
        </w:rPr>
      </w:pPr>
    </w:p>
    <w:p w14:paraId="2DE3B480" w14:textId="0FED59F7" w:rsidR="00A65B59" w:rsidRDefault="00412CB8" w:rsidP="008801C7">
      <w:pPr>
        <w:pStyle w:val="Title"/>
      </w:pPr>
      <w:r>
        <w:rPr>
          <w:noProof/>
          <w:lang w:eastAsia="en-GB" w:bidi="ar-SA"/>
        </w:rPr>
        <w:drawing>
          <wp:inline distT="0" distB="0" distL="0" distR="0" wp14:anchorId="1FA11D4B" wp14:editId="02ED8172">
            <wp:extent cx="5052060" cy="2374900"/>
            <wp:effectExtent l="0" t="0" r="0" b="6350"/>
            <wp:docPr id="4" name="Picture 4"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57946" cy="2377667"/>
                    </a:xfrm>
                    <a:prstGeom prst="rect">
                      <a:avLst/>
                    </a:prstGeom>
                    <a:noFill/>
                    <a:ln>
                      <a:noFill/>
                    </a:ln>
                  </pic:spPr>
                </pic:pic>
              </a:graphicData>
            </a:graphic>
          </wp:inline>
        </w:drawing>
      </w:r>
    </w:p>
    <w:p w14:paraId="2DE3B482" w14:textId="7D581EBA" w:rsidR="001A5DC7" w:rsidRPr="00BC18C3" w:rsidRDefault="00BC22CC" w:rsidP="008801C7">
      <w:pPr>
        <w:pStyle w:val="Title"/>
      </w:pPr>
      <w:r>
        <w:t>Statistics for Computer Science</w:t>
      </w:r>
    </w:p>
    <w:p w14:paraId="2557FAF9" w14:textId="77777777" w:rsidR="00B75D78" w:rsidRDefault="00B75D78" w:rsidP="00B75D78">
      <w:pPr>
        <w:pStyle w:val="Heading2"/>
      </w:pPr>
      <w:r>
        <w:t>Assignment Guidelines</w:t>
      </w:r>
    </w:p>
    <w:p w14:paraId="3B43ECB6" w14:textId="77777777" w:rsidR="00B75D78" w:rsidRDefault="00B75D78" w:rsidP="00B75D78">
      <w:r>
        <w:t xml:space="preserve">Read the following instructions carefully before you start the assignment.    If you do not understand any of them, ask your lecturer. </w:t>
      </w:r>
    </w:p>
    <w:p w14:paraId="37DCDC2F" w14:textId="77777777" w:rsidR="00B75D78" w:rsidRPr="008266BC" w:rsidRDefault="00B75D78" w:rsidP="006F6999">
      <w:pPr>
        <w:pStyle w:val="ListParagraph"/>
        <w:numPr>
          <w:ilvl w:val="0"/>
          <w:numId w:val="3"/>
        </w:numPr>
        <w:rPr>
          <w:sz w:val="18"/>
        </w:rPr>
      </w:pPr>
      <w:r w:rsidRPr="008266BC">
        <w:rPr>
          <w:sz w:val="18"/>
        </w:rPr>
        <w:t>The assignment coversheet should be the first sheet in your assignment. Moreover, the coversheet should be fully completed with all the necessary details.</w:t>
      </w:r>
    </w:p>
    <w:p w14:paraId="2EF7B74A" w14:textId="77777777" w:rsidR="00B75D78" w:rsidRPr="008266BC" w:rsidRDefault="00B75D78" w:rsidP="006F6999">
      <w:pPr>
        <w:pStyle w:val="ListParagraph"/>
        <w:numPr>
          <w:ilvl w:val="0"/>
          <w:numId w:val="3"/>
        </w:numPr>
        <w:rPr>
          <w:sz w:val="18"/>
        </w:rPr>
      </w:pPr>
      <w:r w:rsidRPr="008266BC">
        <w:rPr>
          <w:sz w:val="18"/>
        </w:rPr>
        <w:t>All text\code must be properly referenced. In the absence of proper referencing, the assignment will be regarded as plagiarised.</w:t>
      </w:r>
    </w:p>
    <w:p w14:paraId="703F5EE8" w14:textId="77777777" w:rsidR="00B75D78" w:rsidRPr="008266BC" w:rsidRDefault="00B75D78" w:rsidP="006F6999">
      <w:pPr>
        <w:pStyle w:val="ListParagraph"/>
        <w:numPr>
          <w:ilvl w:val="0"/>
          <w:numId w:val="3"/>
        </w:numPr>
        <w:rPr>
          <w:sz w:val="18"/>
        </w:rPr>
      </w:pPr>
      <w:r w:rsidRPr="008266BC">
        <w:rPr>
          <w:sz w:val="18"/>
        </w:rPr>
        <w:t>Copying is strictly prohibited and will be penalized in line with the College’s disciplinary procedures.</w:t>
      </w:r>
    </w:p>
    <w:p w14:paraId="55172B69" w14:textId="78AEDA3C" w:rsidR="00B75D78" w:rsidRPr="00757F0D" w:rsidRDefault="00B75D78" w:rsidP="00757F0D">
      <w:pPr>
        <w:pStyle w:val="ListParagraph"/>
        <w:numPr>
          <w:ilvl w:val="0"/>
          <w:numId w:val="3"/>
        </w:numPr>
        <w:rPr>
          <w:sz w:val="18"/>
        </w:rPr>
      </w:pPr>
      <w:r w:rsidRPr="00757F0D">
        <w:rPr>
          <w:sz w:val="18"/>
        </w:rPr>
        <w:t xml:space="preserve">The deadline should be specified by your lecturer. When the deadline is due, you shall hand in </w:t>
      </w:r>
      <w:r w:rsidR="00757F0D" w:rsidRPr="00757F0D">
        <w:rPr>
          <w:sz w:val="18"/>
        </w:rPr>
        <w:t>the assignment according to the instructions found on Moodle</w:t>
      </w:r>
      <w:r w:rsidR="00757F0D">
        <w:rPr>
          <w:sz w:val="18"/>
        </w:rPr>
        <w:t>.</w:t>
      </w:r>
      <w:r w:rsidRPr="00757F0D">
        <w:rPr>
          <w:sz w:val="18"/>
        </w:rPr>
        <w:t xml:space="preserve"> </w:t>
      </w:r>
    </w:p>
    <w:p w14:paraId="74E93D86" w14:textId="7DBE5342" w:rsidR="00B75D78" w:rsidRDefault="00757F0D" w:rsidP="006F6999">
      <w:pPr>
        <w:pStyle w:val="ListParagraph"/>
        <w:numPr>
          <w:ilvl w:val="0"/>
          <w:numId w:val="3"/>
        </w:numPr>
        <w:rPr>
          <w:sz w:val="18"/>
        </w:rPr>
      </w:pPr>
      <w:r>
        <w:rPr>
          <w:sz w:val="18"/>
        </w:rPr>
        <w:t>The submission may be submitted to a plagiarism detection tool as part of your submission.</w:t>
      </w:r>
    </w:p>
    <w:p w14:paraId="098D0603" w14:textId="1BE62518" w:rsidR="00757F0D" w:rsidRPr="008266BC" w:rsidRDefault="00757F0D" w:rsidP="006F6999">
      <w:pPr>
        <w:pStyle w:val="ListParagraph"/>
        <w:numPr>
          <w:ilvl w:val="0"/>
          <w:numId w:val="3"/>
        </w:numPr>
        <w:rPr>
          <w:sz w:val="18"/>
        </w:rPr>
      </w:pPr>
      <w:r>
        <w:rPr>
          <w:sz w:val="18"/>
        </w:rPr>
        <w:t>In addition to the Moodle submission, and additional hard copy submission may be required.</w:t>
      </w:r>
    </w:p>
    <w:p w14:paraId="32EA2A7A" w14:textId="6B6A2A98" w:rsidR="00B75D78" w:rsidRDefault="00B75D78" w:rsidP="006F6999">
      <w:pPr>
        <w:pStyle w:val="ListParagraph"/>
        <w:numPr>
          <w:ilvl w:val="0"/>
          <w:numId w:val="3"/>
        </w:numPr>
        <w:rPr>
          <w:sz w:val="18"/>
        </w:rPr>
      </w:pPr>
      <w:r w:rsidRPr="008266BC">
        <w:rPr>
          <w:sz w:val="18"/>
        </w:rPr>
        <w:t>The lecturer may hold a post-submission interview. Attendance to such interview is mandatory. Moreover, marks assigned to the criteria will be affected by the interview performance.</w:t>
      </w:r>
    </w:p>
    <w:p w14:paraId="62F0F87C" w14:textId="450D4577" w:rsidR="000E1740" w:rsidRPr="000E1740" w:rsidRDefault="000E1740" w:rsidP="006F6999">
      <w:pPr>
        <w:pStyle w:val="ListParagraph"/>
        <w:numPr>
          <w:ilvl w:val="0"/>
          <w:numId w:val="3"/>
        </w:numPr>
        <w:rPr>
          <w:b/>
          <w:sz w:val="18"/>
        </w:rPr>
      </w:pPr>
      <w:r w:rsidRPr="000E1740">
        <w:rPr>
          <w:b/>
          <w:sz w:val="18"/>
        </w:rPr>
        <w:t>All work that has been carried out, must be written down and included within the assignment as evidence.  No marks will be awarded for work that is not presented.</w:t>
      </w:r>
    </w:p>
    <w:p w14:paraId="2DE3B48D" w14:textId="328B4AB1" w:rsidR="00E846E3" w:rsidRPr="00333775" w:rsidRDefault="005B6125" w:rsidP="006F6999">
      <w:pPr>
        <w:pStyle w:val="ListParagraph"/>
        <w:numPr>
          <w:ilvl w:val="0"/>
          <w:numId w:val="1"/>
        </w:numPr>
        <w:rPr>
          <w:rFonts w:eastAsiaTheme="majorEastAsia" w:cstheme="majorBidi"/>
          <w:color w:val="000000" w:themeColor="text1"/>
          <w:spacing w:val="5"/>
          <w:kern w:val="28"/>
        </w:rPr>
      </w:pPr>
      <w:r>
        <w:rPr>
          <w:sz w:val="18"/>
        </w:rPr>
        <w:t>Please refer to the cover sheet for the assignment deadline.</w:t>
      </w:r>
      <w:r w:rsidR="00E846E3">
        <w:br w:type="page"/>
      </w:r>
    </w:p>
    <w:p w14:paraId="2DE3B48E" w14:textId="7309BF3E" w:rsidR="00C71161" w:rsidRDefault="00F9710E" w:rsidP="00C71161">
      <w:pPr>
        <w:pStyle w:val="Heading1"/>
      </w:pPr>
      <w:r>
        <w:lastRenderedPageBreak/>
        <w:t>Part</w:t>
      </w:r>
      <w:r w:rsidR="00C71161" w:rsidRPr="00C71161">
        <w:t xml:space="preserve"> 1</w:t>
      </w:r>
      <w:r w:rsidR="001C4C6D">
        <w:t xml:space="preserve"> (29 marks)</w:t>
      </w:r>
    </w:p>
    <w:p w14:paraId="47A3247D" w14:textId="77777777" w:rsidR="00A01552" w:rsidRDefault="00A01552" w:rsidP="00BA629A">
      <w:pPr>
        <w:pStyle w:val="Heading3"/>
      </w:pPr>
    </w:p>
    <w:p w14:paraId="617D71DB" w14:textId="77777777" w:rsidR="00A01552" w:rsidRDefault="00A01552" w:rsidP="00A01552">
      <w:r>
        <w:rPr>
          <w:rFonts w:asciiTheme="majorHAnsi" w:eastAsia="Times New Roman" w:hAnsiTheme="majorHAnsi" w:cstheme="majorBidi"/>
          <w:spacing w:val="10"/>
          <w:sz w:val="36"/>
          <w:szCs w:val="36"/>
          <w:lang w:eastAsia="en-GB" w:bidi="ar-SA"/>
        </w:rPr>
        <w:t>Dry bean dataset</w:t>
      </w:r>
    </w:p>
    <w:p w14:paraId="2485C955" w14:textId="77777777" w:rsidR="00A01552" w:rsidRDefault="00A01552" w:rsidP="00A01552">
      <w:pPr>
        <w:rPr>
          <w:lang w:eastAsia="en-GB" w:bidi="ar-SA"/>
        </w:rPr>
      </w:pPr>
      <w:r>
        <w:rPr>
          <w:lang w:eastAsia="en-GB" w:bidi="ar-SA"/>
        </w:rPr>
        <w:t>A data set that contains data on dry beans is available online at:</w:t>
      </w:r>
      <w:r>
        <w:rPr>
          <w:lang w:eastAsia="en-GB" w:bidi="ar-SA"/>
        </w:rPr>
        <w:br/>
      </w:r>
      <w:hyperlink r:id="rId9" w:history="1">
        <w:r>
          <w:rPr>
            <w:rStyle w:val="Hyperlink"/>
          </w:rPr>
          <w:t>UCI Machine Learning Repository: Dry Bean Dataset Data Set</w:t>
        </w:r>
      </w:hyperlink>
    </w:p>
    <w:p w14:paraId="3B899580" w14:textId="77777777" w:rsidR="00A01552" w:rsidRDefault="00A01552" w:rsidP="00A01552">
      <w:pPr>
        <w:rPr>
          <w:lang w:eastAsia="en-GB" w:bidi="ar-SA"/>
        </w:rPr>
      </w:pPr>
      <w:r>
        <w:rPr>
          <w:lang w:eastAsia="en-GB" w:bidi="ar-SA"/>
        </w:rPr>
        <w:t>Citation:</w:t>
      </w:r>
      <w:r>
        <w:rPr>
          <w:lang w:eastAsia="en-GB" w:bidi="ar-SA"/>
        </w:rPr>
        <w:br/>
      </w:r>
      <w:r w:rsidRPr="005E2FFE">
        <w:rPr>
          <w:lang w:eastAsia="en-GB" w:bidi="ar-SA"/>
        </w:rPr>
        <w:t xml:space="preserve">KOKLU, M. and OZKAN, I.A., (2020), “Multiclass Classification of Dry Beans Using Computer Vision and Machine Learning Techniques.” Computers and Electronics in Agriculture, 174, 105507. DOI: </w:t>
      </w:r>
      <w:hyperlink r:id="rId10" w:history="1">
        <w:r w:rsidRPr="00F8377F">
          <w:rPr>
            <w:rStyle w:val="Hyperlink"/>
            <w:lang w:eastAsia="en-GB" w:bidi="ar-SA"/>
          </w:rPr>
          <w:t>https://doi.org/10.1016/j.compag.2020.105507</w:t>
        </w:r>
      </w:hyperlink>
    </w:p>
    <w:p w14:paraId="28391E40" w14:textId="77777777" w:rsidR="00A01552" w:rsidRDefault="00A01552" w:rsidP="00A01552"/>
    <w:p w14:paraId="324A536B" w14:textId="77777777" w:rsidR="00A01552" w:rsidRDefault="00A01552" w:rsidP="00A01552">
      <w:pPr>
        <w:pStyle w:val="Heading3"/>
      </w:pPr>
      <w:r>
        <w:t>Section 1</w:t>
      </w:r>
    </w:p>
    <w:p w14:paraId="686F055D" w14:textId="77777777" w:rsidR="00A01552" w:rsidRDefault="00A01552" w:rsidP="00A01552">
      <w:pPr>
        <w:pStyle w:val="Heading3"/>
      </w:pPr>
      <w:r>
        <w:t xml:space="preserve">Investigate the dry bean </w:t>
      </w:r>
      <w:r w:rsidRPr="005304FD">
        <w:t>data set and perform dimensionality reduction</w:t>
      </w:r>
      <w:r>
        <w:t>.</w:t>
      </w:r>
      <w:r w:rsidRPr="005304FD">
        <w:t xml:space="preserve"> </w:t>
      </w:r>
      <w:r>
        <w:t>(AA3.2, 7 marks)</w:t>
      </w:r>
    </w:p>
    <w:p w14:paraId="062DA44B" w14:textId="77777777" w:rsidR="00A01552" w:rsidRPr="00DB51F3" w:rsidRDefault="00A01552" w:rsidP="00A01552"/>
    <w:p w14:paraId="20048D1E" w14:textId="77777777" w:rsidR="00A01552" w:rsidRDefault="00A01552" w:rsidP="00A01552">
      <w:r>
        <w:t xml:space="preserve">The attributes have 16 dimensions (excluding the </w:t>
      </w:r>
      <w:r>
        <w:rPr>
          <w:i/>
          <w:iCs/>
        </w:rPr>
        <w:t>class</w:t>
      </w:r>
      <w:r>
        <w:t xml:space="preserve"> attribute).  Can the number of dimensions be reduced without losing too much information about the client?</w:t>
      </w:r>
    </w:p>
    <w:p w14:paraId="69A67064" w14:textId="77777777" w:rsidR="00A01552" w:rsidRDefault="00A01552" w:rsidP="00A01552">
      <w:r>
        <w:t>Use PCA to perform dimensionality reduction (see task for the detailed description of the work required).</w:t>
      </w:r>
    </w:p>
    <w:p w14:paraId="3132AAE2" w14:textId="77777777" w:rsidR="00A01552" w:rsidRDefault="00A01552" w:rsidP="00A01552">
      <w:pPr>
        <w:rPr>
          <w:rFonts w:asciiTheme="majorHAnsi" w:eastAsiaTheme="majorEastAsia" w:hAnsiTheme="majorHAnsi" w:cstheme="majorBidi"/>
          <w:sz w:val="28"/>
          <w:szCs w:val="28"/>
        </w:rPr>
      </w:pPr>
      <w:r>
        <w:br w:type="page"/>
      </w:r>
    </w:p>
    <w:p w14:paraId="7FD271EB" w14:textId="3B02E1D4" w:rsidR="00A01552" w:rsidRDefault="00A01552" w:rsidP="00A01552">
      <w:pPr>
        <w:pStyle w:val="Heading3"/>
      </w:pPr>
      <w:r>
        <w:lastRenderedPageBreak/>
        <w:t>Task</w:t>
      </w:r>
      <w:r w:rsidR="0033095F">
        <w:t xml:space="preserve"> 1</w:t>
      </w:r>
      <w:r>
        <w:t>:</w:t>
      </w:r>
    </w:p>
    <w:p w14:paraId="4769520F" w14:textId="77777777" w:rsidR="00A01552" w:rsidRDefault="00A01552" w:rsidP="00A01552">
      <w:pPr>
        <w:pStyle w:val="ListParagraph"/>
        <w:numPr>
          <w:ilvl w:val="0"/>
          <w:numId w:val="6"/>
        </w:numPr>
      </w:pPr>
      <w:r>
        <w:t xml:space="preserve">Perform PCA on the all the attributes (except the </w:t>
      </w:r>
      <w:r w:rsidRPr="00F14141">
        <w:rPr>
          <w:i/>
          <w:iCs/>
        </w:rPr>
        <w:t>y</w:t>
      </w:r>
      <w:r>
        <w:t xml:space="preserve"> attribute), write down the results. (2 marks)</w:t>
      </w:r>
    </w:p>
    <w:p w14:paraId="2E7DF5DF" w14:textId="77777777" w:rsidR="00A01552" w:rsidRDefault="00A01552" w:rsidP="00A01552">
      <w:pPr>
        <w:pStyle w:val="ListParagraph"/>
        <w:ind w:left="1080"/>
      </w:pPr>
    </w:p>
    <w:p w14:paraId="314E3F7C" w14:textId="77777777" w:rsidR="00A01552" w:rsidRDefault="00A01552" w:rsidP="00A01552">
      <w:pPr>
        <w:pStyle w:val="ListParagraph"/>
        <w:numPr>
          <w:ilvl w:val="0"/>
          <w:numId w:val="6"/>
        </w:numPr>
      </w:pPr>
      <w:r>
        <w:t>Write down the eigenvalues for each of the attributes, sorted in descending order. (1 mark)</w:t>
      </w:r>
    </w:p>
    <w:p w14:paraId="21E638DD" w14:textId="77777777" w:rsidR="00A01552" w:rsidRDefault="00A01552" w:rsidP="00A01552">
      <w:pPr>
        <w:pStyle w:val="ListParagraph"/>
      </w:pPr>
    </w:p>
    <w:p w14:paraId="18202E56" w14:textId="77777777" w:rsidR="00A01552" w:rsidRDefault="00A01552" w:rsidP="00A01552">
      <w:pPr>
        <w:pStyle w:val="ListParagraph"/>
        <w:numPr>
          <w:ilvl w:val="0"/>
          <w:numId w:val="6"/>
        </w:numPr>
      </w:pPr>
      <w:r>
        <w:t>Create a Scree plot using the eigenvalues found in (b). (1 mark)</w:t>
      </w:r>
    </w:p>
    <w:p w14:paraId="259E47A0" w14:textId="77777777" w:rsidR="00A01552" w:rsidRDefault="00A01552" w:rsidP="00A01552">
      <w:pPr>
        <w:pStyle w:val="ListParagraph"/>
      </w:pPr>
    </w:p>
    <w:p w14:paraId="442E894F" w14:textId="77777777" w:rsidR="00A01552" w:rsidRDefault="00A01552" w:rsidP="00A01552">
      <w:pPr>
        <w:pStyle w:val="ListParagraph"/>
        <w:numPr>
          <w:ilvl w:val="0"/>
          <w:numId w:val="6"/>
        </w:numPr>
      </w:pPr>
      <w:r>
        <w:t>Chose the number of dimensions to keep, given a sound explanation as to how you arrived at this decision.</w:t>
      </w:r>
    </w:p>
    <w:p w14:paraId="485680C7" w14:textId="77777777" w:rsidR="00A01552" w:rsidRDefault="00A01552" w:rsidP="00A01552">
      <w:pPr>
        <w:pStyle w:val="ListParagraph"/>
        <w:ind w:left="1080"/>
        <w:rPr>
          <w:ins w:id="0" w:author="Lee Xerri" w:date="2025-03-20T11:20:00Z" w16du:dateUtc="2025-03-20T10:20:00Z"/>
        </w:rPr>
      </w:pPr>
      <w:r>
        <w:t>Which of the dimensions did you choose? Why?</w:t>
      </w:r>
    </w:p>
    <w:p w14:paraId="7169922F" w14:textId="64A3243A" w:rsidR="00CA7444" w:rsidRDefault="00CA7444" w:rsidP="00A01552">
      <w:pPr>
        <w:pStyle w:val="ListParagraph"/>
        <w:ind w:left="1080"/>
      </w:pPr>
      <w:ins w:id="1" w:author="Lee Xerri" w:date="2025-03-20T11:20:00Z" w16du:dateUtc="2025-03-20T10:20:00Z">
        <w:r>
          <w:t xml:space="preserve">The dimensions chosen were the </w:t>
        </w:r>
      </w:ins>
      <w:ins w:id="2" w:author="Lee Xerri" w:date="2025-03-20T11:21:00Z" w16du:dateUtc="2025-03-20T10:21:00Z">
        <w:r>
          <w:t xml:space="preserve">first </w:t>
        </w:r>
      </w:ins>
      <w:ins w:id="3" w:author="Lee Xerri" w:date="2025-03-20T11:24:00Z" w16du:dateUtc="2025-03-20T10:24:00Z">
        <w:r>
          <w:t>2</w:t>
        </w:r>
      </w:ins>
      <w:ins w:id="4" w:author="Lee Xerri" w:date="2025-03-20T11:21:00Z" w16du:dateUtc="2025-03-20T10:21:00Z">
        <w:r>
          <w:t xml:space="preserve"> dimensions</w:t>
        </w:r>
      </w:ins>
      <w:ins w:id="5" w:author="Lee Xerri" w:date="2025-03-20T11:22:00Z" w16du:dateUtc="2025-03-20T10:22:00Z">
        <w:r>
          <w:t xml:space="preserve"> (PC1, PC2). The reason for this is that these </w:t>
        </w:r>
      </w:ins>
      <w:ins w:id="6" w:author="Lee Xerri" w:date="2025-03-20T11:24:00Z" w16du:dateUtc="2025-03-20T10:24:00Z">
        <w:r>
          <w:t>2</w:t>
        </w:r>
      </w:ins>
      <w:ins w:id="7" w:author="Lee Xerri" w:date="2025-03-20T11:22:00Z" w16du:dateUtc="2025-03-20T10:22:00Z">
        <w:r>
          <w:t xml:space="preserve"> dimensions have a high percentage of explained variances</w:t>
        </w:r>
      </w:ins>
      <w:ins w:id="8" w:author="Lee Xerri" w:date="2025-03-20T11:24:00Z" w16du:dateUtc="2025-03-20T10:24:00Z">
        <w:r>
          <w:t xml:space="preserve"> (55.5% and 26.4% respectively)</w:t>
        </w:r>
      </w:ins>
      <w:ins w:id="9" w:author="Lee Xerri" w:date="2025-03-20T11:22:00Z" w16du:dateUtc="2025-03-20T10:22:00Z">
        <w:r>
          <w:t>, whereas the rest of the dimensions fall off</w:t>
        </w:r>
      </w:ins>
      <w:ins w:id="10" w:author="Lee Xerri" w:date="2025-03-20T11:24:00Z" w16du:dateUtc="2025-03-20T10:24:00Z">
        <w:r>
          <w:t xml:space="preserve"> with all of them having less than 10%</w:t>
        </w:r>
      </w:ins>
      <w:ins w:id="11" w:author="Lee Xerri" w:date="2025-03-20T11:22:00Z" w16du:dateUtc="2025-03-20T10:22:00Z">
        <w:r>
          <w:t>.</w:t>
        </w:r>
      </w:ins>
    </w:p>
    <w:p w14:paraId="39972D68" w14:textId="782932A9" w:rsidR="00A01552" w:rsidRDefault="00A01552" w:rsidP="00A01552">
      <w:pPr>
        <w:pStyle w:val="ListParagraph"/>
        <w:ind w:left="1080"/>
        <w:rPr>
          <w:ins w:id="12" w:author="Lee Xerri" w:date="2025-03-20T11:24:00Z" w16du:dateUtc="2025-03-20T10:24:00Z"/>
        </w:rPr>
      </w:pPr>
      <w:r>
        <w:t>Save an updated file with the new data.  Paste the first 10 rows of the data. (3 marks)</w:t>
      </w:r>
      <w:ins w:id="13" w:author="Lee Xerri" w:date="2025-03-20T11:25:00Z" w16du:dateUtc="2025-03-20T10:25:00Z">
        <w:r w:rsidR="004B3E2B">
          <w:br/>
          <w:t>PC1</w:t>
        </w:r>
        <w:r w:rsidR="004B3E2B">
          <w:tab/>
        </w:r>
        <w:r w:rsidR="004B3E2B">
          <w:tab/>
          <w:t>PC2</w:t>
        </w:r>
      </w:ins>
    </w:p>
    <w:p w14:paraId="763894AA" w14:textId="77777777" w:rsidR="004B3E2B" w:rsidRDefault="004B3E2B" w:rsidP="004B3E2B">
      <w:pPr>
        <w:pStyle w:val="ListParagraph"/>
        <w:ind w:left="1080"/>
        <w:rPr>
          <w:ins w:id="14" w:author="Lee Xerri" w:date="2025-03-20T11:25:00Z" w16du:dateUtc="2025-03-20T10:25:00Z"/>
        </w:rPr>
      </w:pPr>
      <w:ins w:id="15" w:author="Lee Xerri" w:date="2025-03-20T11:25:00Z" w16du:dateUtc="2025-03-20T10:25:00Z">
        <w:r>
          <w:t>-4.98137799</w:t>
        </w:r>
        <w:r>
          <w:tab/>
          <w:t>1.824630283</w:t>
        </w:r>
      </w:ins>
    </w:p>
    <w:p w14:paraId="73AC3411" w14:textId="77777777" w:rsidR="004B3E2B" w:rsidRDefault="004B3E2B" w:rsidP="004B3E2B">
      <w:pPr>
        <w:pStyle w:val="ListParagraph"/>
        <w:ind w:left="1080"/>
        <w:rPr>
          <w:ins w:id="16" w:author="Lee Xerri" w:date="2025-03-20T11:25:00Z" w16du:dateUtc="2025-03-20T10:25:00Z"/>
        </w:rPr>
      </w:pPr>
      <w:ins w:id="17" w:author="Lee Xerri" w:date="2025-03-20T11:25:00Z" w16du:dateUtc="2025-03-20T10:25:00Z">
        <w:r>
          <w:t>-5.436592527</w:t>
        </w:r>
        <w:r>
          <w:tab/>
          <w:t>2.932257073</w:t>
        </w:r>
      </w:ins>
    </w:p>
    <w:p w14:paraId="30566930" w14:textId="77777777" w:rsidR="004B3E2B" w:rsidRDefault="004B3E2B" w:rsidP="004B3E2B">
      <w:pPr>
        <w:pStyle w:val="ListParagraph"/>
        <w:ind w:left="1080"/>
        <w:rPr>
          <w:ins w:id="18" w:author="Lee Xerri" w:date="2025-03-20T11:25:00Z" w16du:dateUtc="2025-03-20T10:25:00Z"/>
        </w:rPr>
      </w:pPr>
      <w:ins w:id="19" w:author="Lee Xerri" w:date="2025-03-20T11:25:00Z" w16du:dateUtc="2025-03-20T10:25:00Z">
        <w:r>
          <w:t>-4.75791351</w:t>
        </w:r>
        <w:r>
          <w:tab/>
          <w:t>1.826816734</w:t>
        </w:r>
      </w:ins>
    </w:p>
    <w:p w14:paraId="7E0E1766" w14:textId="77777777" w:rsidR="004B3E2B" w:rsidRDefault="004B3E2B" w:rsidP="004B3E2B">
      <w:pPr>
        <w:pStyle w:val="ListParagraph"/>
        <w:ind w:left="1080"/>
        <w:rPr>
          <w:ins w:id="20" w:author="Lee Xerri" w:date="2025-03-20T11:25:00Z" w16du:dateUtc="2025-03-20T10:25:00Z"/>
        </w:rPr>
      </w:pPr>
      <w:ins w:id="21" w:author="Lee Xerri" w:date="2025-03-20T11:25:00Z" w16du:dateUtc="2025-03-20T10:25:00Z">
        <w:r>
          <w:t>-4.300383058</w:t>
        </w:r>
        <w:r>
          <w:tab/>
          <w:t>2.003587511</w:t>
        </w:r>
      </w:ins>
    </w:p>
    <w:p w14:paraId="7DA49066" w14:textId="77777777" w:rsidR="004B3E2B" w:rsidRDefault="004B3E2B" w:rsidP="004B3E2B">
      <w:pPr>
        <w:pStyle w:val="ListParagraph"/>
        <w:ind w:left="1080"/>
        <w:rPr>
          <w:ins w:id="22" w:author="Lee Xerri" w:date="2025-03-20T11:25:00Z" w16du:dateUtc="2025-03-20T10:25:00Z"/>
        </w:rPr>
      </w:pPr>
      <w:ins w:id="23" w:author="Lee Xerri" w:date="2025-03-20T11:25:00Z" w16du:dateUtc="2025-03-20T10:25:00Z">
        <w:r>
          <w:t>-6.349107092</w:t>
        </w:r>
        <w:r>
          <w:tab/>
          <w:t>4.088054754</w:t>
        </w:r>
      </w:ins>
    </w:p>
    <w:p w14:paraId="2D448C12" w14:textId="77777777" w:rsidR="004B3E2B" w:rsidRDefault="004B3E2B" w:rsidP="004B3E2B">
      <w:pPr>
        <w:pStyle w:val="ListParagraph"/>
        <w:ind w:left="1080"/>
        <w:rPr>
          <w:ins w:id="24" w:author="Lee Xerri" w:date="2025-03-20T11:25:00Z" w16du:dateUtc="2025-03-20T10:25:00Z"/>
        </w:rPr>
      </w:pPr>
      <w:ins w:id="25" w:author="Lee Xerri" w:date="2025-03-20T11:25:00Z" w16du:dateUtc="2025-03-20T10:25:00Z">
        <w:r>
          <w:t>-4.946297172</w:t>
        </w:r>
        <w:r>
          <w:tab/>
          <w:t>2.339648659</w:t>
        </w:r>
      </w:ins>
    </w:p>
    <w:p w14:paraId="39BE617C" w14:textId="77777777" w:rsidR="004B3E2B" w:rsidRDefault="004B3E2B" w:rsidP="004B3E2B">
      <w:pPr>
        <w:pStyle w:val="ListParagraph"/>
        <w:ind w:left="1080"/>
        <w:rPr>
          <w:ins w:id="26" w:author="Lee Xerri" w:date="2025-03-20T11:25:00Z" w16du:dateUtc="2025-03-20T10:25:00Z"/>
        </w:rPr>
      </w:pPr>
      <w:ins w:id="27" w:author="Lee Xerri" w:date="2025-03-20T11:25:00Z" w16du:dateUtc="2025-03-20T10:25:00Z">
        <w:r>
          <w:t>-4.518819302</w:t>
        </w:r>
        <w:r>
          <w:tab/>
          <w:t>2.179813099</w:t>
        </w:r>
      </w:ins>
    </w:p>
    <w:p w14:paraId="57AEAECF" w14:textId="77777777" w:rsidR="004B3E2B" w:rsidRDefault="004B3E2B" w:rsidP="004B3E2B">
      <w:pPr>
        <w:pStyle w:val="ListParagraph"/>
        <w:ind w:left="1080"/>
        <w:rPr>
          <w:ins w:id="28" w:author="Lee Xerri" w:date="2025-03-20T11:25:00Z" w16du:dateUtc="2025-03-20T10:25:00Z"/>
        </w:rPr>
      </w:pPr>
      <w:ins w:id="29" w:author="Lee Xerri" w:date="2025-03-20T11:25:00Z" w16du:dateUtc="2025-03-20T10:25:00Z">
        <w:r>
          <w:t>-5.01453424</w:t>
        </w:r>
        <w:r>
          <w:tab/>
          <w:t>2.453733467</w:t>
        </w:r>
      </w:ins>
    </w:p>
    <w:p w14:paraId="63751017" w14:textId="77777777" w:rsidR="004B3E2B" w:rsidRDefault="004B3E2B" w:rsidP="004B3E2B">
      <w:pPr>
        <w:pStyle w:val="ListParagraph"/>
        <w:ind w:left="1080"/>
        <w:rPr>
          <w:ins w:id="30" w:author="Lee Xerri" w:date="2025-03-20T11:25:00Z" w16du:dateUtc="2025-03-20T10:25:00Z"/>
        </w:rPr>
      </w:pPr>
      <w:ins w:id="31" w:author="Lee Xerri" w:date="2025-03-20T11:25:00Z" w16du:dateUtc="2025-03-20T10:25:00Z">
        <w:r>
          <w:t>-4.934817682</w:t>
        </w:r>
        <w:r>
          <w:tab/>
          <w:t>2.423467017</w:t>
        </w:r>
      </w:ins>
    </w:p>
    <w:p w14:paraId="52778205" w14:textId="1CF73AD8" w:rsidR="00761B53" w:rsidRDefault="004B3E2B" w:rsidP="004B3E2B">
      <w:pPr>
        <w:pStyle w:val="ListParagraph"/>
        <w:ind w:left="1080"/>
      </w:pPr>
      <w:ins w:id="32" w:author="Lee Xerri" w:date="2025-03-20T11:25:00Z" w16du:dateUtc="2025-03-20T10:25:00Z">
        <w:r>
          <w:t>-4.78965238</w:t>
        </w:r>
        <w:r>
          <w:tab/>
          <w:t>2.183309095</w:t>
        </w:r>
      </w:ins>
    </w:p>
    <w:p w14:paraId="77B5C3D2" w14:textId="77777777" w:rsidR="00A01552" w:rsidRDefault="00A01552" w:rsidP="00A01552"/>
    <w:p w14:paraId="402A948C" w14:textId="77777777" w:rsidR="00A01552" w:rsidRDefault="00A01552" w:rsidP="005304FD">
      <w:pPr>
        <w:pStyle w:val="Heading3"/>
      </w:pPr>
    </w:p>
    <w:p w14:paraId="37992857" w14:textId="77777777" w:rsidR="00A01552" w:rsidRDefault="00A01552">
      <w:pPr>
        <w:rPr>
          <w:rFonts w:asciiTheme="majorHAnsi" w:eastAsiaTheme="majorEastAsia" w:hAnsiTheme="majorHAnsi" w:cstheme="majorBidi"/>
          <w:sz w:val="28"/>
          <w:szCs w:val="28"/>
        </w:rPr>
      </w:pPr>
      <w:r>
        <w:br w:type="page"/>
      </w:r>
    </w:p>
    <w:p w14:paraId="1FCDDB8A" w14:textId="77777777" w:rsidR="00A01552" w:rsidRDefault="00A01552" w:rsidP="00A01552">
      <w:pPr>
        <w:pStyle w:val="Heading3"/>
      </w:pPr>
      <w:r>
        <w:lastRenderedPageBreak/>
        <w:t>Section 2</w:t>
      </w:r>
    </w:p>
    <w:p w14:paraId="376BF21C" w14:textId="4373D4EB" w:rsidR="00A01552" w:rsidRDefault="00A01552" w:rsidP="00A01552">
      <w:pPr>
        <w:pStyle w:val="Heading3"/>
      </w:pPr>
      <w:r>
        <w:t>Present a write-up on the K-means algorithm.</w:t>
      </w:r>
      <w:r w:rsidRPr="005304FD">
        <w:t xml:space="preserve"> </w:t>
      </w:r>
      <w:r>
        <w:t>(AA4.2, 7 marks)</w:t>
      </w:r>
    </w:p>
    <w:p w14:paraId="4333DFC2" w14:textId="77777777" w:rsidR="00A01552" w:rsidRDefault="00A01552" w:rsidP="00A01552"/>
    <w:p w14:paraId="381BE92C" w14:textId="6D2E3E20" w:rsidR="00A01552" w:rsidRDefault="00A01552" w:rsidP="00A01552">
      <w:pPr>
        <w:pStyle w:val="Heading3"/>
      </w:pPr>
      <w:r>
        <w:t>Task</w:t>
      </w:r>
      <w:r w:rsidR="0033095F">
        <w:t xml:space="preserve"> 2</w:t>
      </w:r>
      <w:r>
        <w:t>:</w:t>
      </w:r>
    </w:p>
    <w:p w14:paraId="422AB9F0" w14:textId="53ABA30B" w:rsidR="00A01552" w:rsidRDefault="00A01552" w:rsidP="00A01552">
      <w:pPr>
        <w:pStyle w:val="ListParagraph"/>
      </w:pPr>
      <w:r>
        <w:t>Define the term clustering. (1 mark)</w:t>
      </w:r>
    </w:p>
    <w:p w14:paraId="185FA066" w14:textId="5579347B" w:rsidR="00A01552" w:rsidRPr="002F1E29" w:rsidRDefault="00C40A9C" w:rsidP="00A01552">
      <w:pPr>
        <w:pStyle w:val="ListParagraph"/>
        <w:rPr>
          <w:u w:val="single"/>
          <w:rPrChange w:id="33" w:author="Lee Xerri" w:date="2025-03-20T13:35:00Z" w16du:dateUtc="2025-03-20T12:35:00Z">
            <w:rPr/>
          </w:rPrChange>
        </w:rPr>
      </w:pPr>
      <w:ins w:id="34" w:author="Lee Xerri" w:date="2025-03-20T15:39:00Z" w16du:dateUtc="2025-03-20T14:39:00Z">
        <w:r>
          <w:rPr>
            <w:u w:val="single"/>
          </w:rPr>
          <w:t xml:space="preserve">[1] </w:t>
        </w:r>
      </w:ins>
      <w:ins w:id="35" w:author="Lee Xerri" w:date="2025-03-20T11:41:00Z" w16du:dateUtc="2025-03-20T10:41:00Z">
        <w:r w:rsidR="00F17253" w:rsidRPr="002F1E29">
          <w:rPr>
            <w:u w:val="single"/>
            <w:rPrChange w:id="36" w:author="Lee Xerri" w:date="2025-03-20T13:35:00Z" w16du:dateUtc="2025-03-20T12:35:00Z">
              <w:rPr/>
            </w:rPrChange>
          </w:rPr>
          <w:t xml:space="preserve">Clustering is used to find similarities between a group of subjects. In other words, </w:t>
        </w:r>
      </w:ins>
      <w:ins w:id="37" w:author="Lee Xerri" w:date="2025-03-20T11:42:00Z" w16du:dateUtc="2025-03-20T10:42:00Z">
        <w:r w:rsidR="00CC419C" w:rsidRPr="002F1E29">
          <w:rPr>
            <w:u w:val="single"/>
            <w:rPrChange w:id="38" w:author="Lee Xerri" w:date="2025-03-20T13:35:00Z" w16du:dateUtc="2025-03-20T12:35:00Z">
              <w:rPr/>
            </w:rPrChange>
          </w:rPr>
          <w:t>c</w:t>
        </w:r>
      </w:ins>
      <w:ins w:id="39" w:author="Lee Xerri" w:date="2025-03-20T11:41:00Z" w16du:dateUtc="2025-03-20T10:41:00Z">
        <w:r w:rsidR="00F17253" w:rsidRPr="002F1E29">
          <w:rPr>
            <w:u w:val="single"/>
            <w:rPrChange w:id="40" w:author="Lee Xerri" w:date="2025-03-20T13:35:00Z" w16du:dateUtc="2025-03-20T12:35:00Z">
              <w:rPr/>
            </w:rPrChange>
          </w:rPr>
          <w:t>lustering is a technique used to group</w:t>
        </w:r>
      </w:ins>
      <w:ins w:id="41" w:author="Lee Xerri" w:date="2025-03-20T11:42:00Z" w16du:dateUtc="2025-03-20T10:42:00Z">
        <w:r w:rsidR="00F17253" w:rsidRPr="002F1E29">
          <w:rPr>
            <w:u w:val="single"/>
            <w:rPrChange w:id="42" w:author="Lee Xerri" w:date="2025-03-20T13:35:00Z" w16du:dateUtc="2025-03-20T12:35:00Z">
              <w:rPr/>
            </w:rPrChange>
          </w:rPr>
          <w:t xml:space="preserve"> unlabelled samples based on their similarities.</w:t>
        </w:r>
      </w:ins>
    </w:p>
    <w:p w14:paraId="1CDADC1D" w14:textId="70FC413C" w:rsidR="00A01552" w:rsidRDefault="00A01552" w:rsidP="00A01552">
      <w:pPr>
        <w:pStyle w:val="ListParagraph"/>
        <w:rPr>
          <w:ins w:id="43" w:author="Lee Xerri" w:date="2025-03-20T11:42:00Z" w16du:dateUtc="2025-03-20T10:42:00Z"/>
        </w:rPr>
      </w:pPr>
      <w:r>
        <w:t>Explain why clustering is a type of unsupervised learning (1 mark).</w:t>
      </w:r>
    </w:p>
    <w:p w14:paraId="3EDBFAE4" w14:textId="0B269449" w:rsidR="00CC419C" w:rsidRPr="002F1E29" w:rsidRDefault="00CC419C" w:rsidP="00A01552">
      <w:pPr>
        <w:pStyle w:val="ListParagraph"/>
        <w:rPr>
          <w:u w:val="single"/>
          <w:rPrChange w:id="44" w:author="Lee Xerri" w:date="2025-03-20T13:35:00Z" w16du:dateUtc="2025-03-20T12:35:00Z">
            <w:rPr/>
          </w:rPrChange>
        </w:rPr>
      </w:pPr>
      <w:ins w:id="45" w:author="Lee Xerri" w:date="2025-03-20T11:42:00Z" w16du:dateUtc="2025-03-20T10:42:00Z">
        <w:r w:rsidRPr="002F1E29">
          <w:rPr>
            <w:u w:val="single"/>
            <w:rPrChange w:id="46" w:author="Lee Xerri" w:date="2025-03-20T13:35:00Z" w16du:dateUtc="2025-03-20T12:35:00Z">
              <w:rPr/>
            </w:rPrChange>
          </w:rPr>
          <w:t>The reason that clustering is a type of unsupervised learning is because the samples are not labelled beforeha</w:t>
        </w:r>
      </w:ins>
      <w:ins w:id="47" w:author="Lee Xerri" w:date="2025-03-20T11:43:00Z" w16du:dateUtc="2025-03-20T10:43:00Z">
        <w:r w:rsidRPr="002F1E29">
          <w:rPr>
            <w:u w:val="single"/>
            <w:rPrChange w:id="48" w:author="Lee Xerri" w:date="2025-03-20T13:35:00Z" w16du:dateUtc="2025-03-20T12:35:00Z">
              <w:rPr/>
            </w:rPrChange>
          </w:rPr>
          <w:t>nd.</w:t>
        </w:r>
      </w:ins>
    </w:p>
    <w:p w14:paraId="72708AA1" w14:textId="77777777" w:rsidR="00A01552" w:rsidRDefault="00A01552" w:rsidP="00A01552">
      <w:pPr>
        <w:pStyle w:val="ListParagraph"/>
      </w:pPr>
    </w:p>
    <w:p w14:paraId="39AE5B95" w14:textId="208B6400" w:rsidR="00A01552" w:rsidRDefault="005D77BC" w:rsidP="00A01552">
      <w:pPr>
        <w:pStyle w:val="ListParagraph"/>
      </w:pPr>
      <w:r>
        <w:t>Describe how the k-means algorithm works. (3 marks)</w:t>
      </w:r>
    </w:p>
    <w:p w14:paraId="65BB8C29" w14:textId="60EF90CB" w:rsidR="005D77BC" w:rsidRPr="002F1E29" w:rsidRDefault="00C40A9C" w:rsidP="00A01552">
      <w:pPr>
        <w:pStyle w:val="ListParagraph"/>
        <w:rPr>
          <w:u w:val="single"/>
          <w:rPrChange w:id="49" w:author="Lee Xerri" w:date="2025-03-20T13:35:00Z" w16du:dateUtc="2025-03-20T12:35:00Z">
            <w:rPr/>
          </w:rPrChange>
        </w:rPr>
      </w:pPr>
      <w:ins w:id="50" w:author="Lee Xerri" w:date="2025-03-20T15:39:00Z" w16du:dateUtc="2025-03-20T14:39:00Z">
        <w:r>
          <w:rPr>
            <w:u w:val="single"/>
          </w:rPr>
          <w:t xml:space="preserve">[2] </w:t>
        </w:r>
      </w:ins>
      <w:ins w:id="51" w:author="Lee Xerri" w:date="2025-03-20T11:43:00Z" w16du:dateUtc="2025-03-20T10:43:00Z">
        <w:r w:rsidR="00CC419C" w:rsidRPr="002F1E29">
          <w:rPr>
            <w:u w:val="single"/>
            <w:rPrChange w:id="52" w:author="Lee Xerri" w:date="2025-03-20T13:35:00Z" w16du:dateUtc="2025-03-20T12:35:00Z">
              <w:rPr/>
            </w:rPrChange>
          </w:rPr>
          <w:t xml:space="preserve">K-means algorithm categorizes data points into clusters based on a mathematical distance measure, usually </w:t>
        </w:r>
      </w:ins>
      <w:ins w:id="53" w:author="Lee Xerri" w:date="2025-03-20T11:44:00Z" w16du:dateUtc="2025-03-20T10:44:00Z">
        <w:r w:rsidR="00CC419C" w:rsidRPr="002F1E29">
          <w:rPr>
            <w:u w:val="single"/>
            <w:rPrChange w:id="54" w:author="Lee Xerri" w:date="2025-03-20T13:35:00Z" w16du:dateUtc="2025-03-20T12:35:00Z">
              <w:rPr/>
            </w:rPrChange>
          </w:rPr>
          <w:t xml:space="preserve">Euclidean distance, from the cluster </w:t>
        </w:r>
      </w:ins>
      <w:ins w:id="55" w:author="Lee Xerri" w:date="2025-03-20T11:50:00Z" w16du:dateUtc="2025-03-20T10:50:00Z">
        <w:r w:rsidR="00CC419C" w:rsidRPr="002F1E29">
          <w:rPr>
            <w:u w:val="single"/>
            <w:rPrChange w:id="56" w:author="Lee Xerri" w:date="2025-03-20T13:35:00Z" w16du:dateUtc="2025-03-20T12:35:00Z">
              <w:rPr/>
            </w:rPrChange>
          </w:rPr>
          <w:t>centre</w:t>
        </w:r>
      </w:ins>
      <w:ins w:id="57" w:author="Lee Xerri" w:date="2025-03-20T11:44:00Z" w16du:dateUtc="2025-03-20T10:44:00Z">
        <w:r w:rsidR="00CC419C" w:rsidRPr="002F1E29">
          <w:rPr>
            <w:u w:val="single"/>
            <w:rPrChange w:id="58" w:author="Lee Xerri" w:date="2025-03-20T13:35:00Z" w16du:dateUtc="2025-03-20T12:35:00Z">
              <w:rPr/>
            </w:rPrChange>
          </w:rPr>
          <w:t>.</w:t>
        </w:r>
      </w:ins>
    </w:p>
    <w:p w14:paraId="0F76D7EB" w14:textId="561E87BF" w:rsidR="005D77BC" w:rsidRDefault="005D77BC" w:rsidP="00A01552">
      <w:pPr>
        <w:pStyle w:val="ListParagraph"/>
        <w:rPr>
          <w:ins w:id="59" w:author="Lee Xerri" w:date="2025-03-20T11:50:00Z" w16du:dateUtc="2025-03-20T10:50:00Z"/>
        </w:rPr>
      </w:pPr>
      <w:r>
        <w:t>Explain how randomness can affect the convergence of the k-means algorithm. (2 marks)</w:t>
      </w:r>
    </w:p>
    <w:p w14:paraId="678439DA" w14:textId="3F959825" w:rsidR="00CC419C" w:rsidRPr="0090342F" w:rsidRDefault="00B02473" w:rsidP="00A01552">
      <w:pPr>
        <w:pStyle w:val="ListParagraph"/>
        <w:rPr>
          <w:u w:val="single"/>
          <w:rPrChange w:id="60" w:author="Lee Xerri" w:date="2025-03-20T15:33:00Z" w16du:dateUtc="2025-03-20T14:33:00Z">
            <w:rPr/>
          </w:rPrChange>
        </w:rPr>
      </w:pPr>
      <w:ins w:id="61" w:author="Lee Xerri" w:date="2025-03-20T15:39:00Z" w16du:dateUtc="2025-03-20T14:39:00Z">
        <w:r>
          <w:rPr>
            <w:u w:val="single"/>
          </w:rPr>
          <w:t xml:space="preserve">[2] </w:t>
        </w:r>
      </w:ins>
      <w:ins w:id="62" w:author="Lee Xerri" w:date="2025-03-20T11:50:00Z" w16du:dateUtc="2025-03-20T10:50:00Z">
        <w:r w:rsidR="00CC419C" w:rsidRPr="0090342F">
          <w:rPr>
            <w:u w:val="single"/>
            <w:rPrChange w:id="63" w:author="Lee Xerri" w:date="2025-03-20T15:33:00Z" w16du:dateUtc="2025-03-20T14:33:00Z">
              <w:rPr/>
            </w:rPrChange>
          </w:rPr>
          <w:t>Randomness can affect the convergence because if the initial cluster centroids are not well spread out or close to each other,</w:t>
        </w:r>
      </w:ins>
      <w:ins w:id="64" w:author="Lee Xerri" w:date="2025-03-20T11:51:00Z" w16du:dateUtc="2025-03-20T10:51:00Z">
        <w:r w:rsidR="00CC419C" w:rsidRPr="0090342F">
          <w:rPr>
            <w:u w:val="single"/>
            <w:rPrChange w:id="65" w:author="Lee Xerri" w:date="2025-03-20T15:33:00Z" w16du:dateUtc="2025-03-20T14:33:00Z">
              <w:rPr/>
            </w:rPrChange>
          </w:rPr>
          <w:t xml:space="preserve"> the final clustering might not be the best possible partition of the data. Furthermore, K-means runs multiple times </w:t>
        </w:r>
        <w:proofErr w:type="gramStart"/>
        <w:r w:rsidR="00CC419C" w:rsidRPr="0090342F">
          <w:rPr>
            <w:u w:val="single"/>
            <w:rPrChange w:id="66" w:author="Lee Xerri" w:date="2025-03-20T15:33:00Z" w16du:dateUtc="2025-03-20T14:33:00Z">
              <w:rPr/>
            </w:rPrChange>
          </w:rPr>
          <w:t>in order to</w:t>
        </w:r>
        <w:proofErr w:type="gramEnd"/>
        <w:r w:rsidR="00CC419C" w:rsidRPr="0090342F">
          <w:rPr>
            <w:u w:val="single"/>
            <w:rPrChange w:id="67" w:author="Lee Xerri" w:date="2025-03-20T15:33:00Z" w16du:dateUtc="2025-03-20T14:33:00Z">
              <w:rPr/>
            </w:rPrChange>
          </w:rPr>
          <w:t xml:space="preserve"> further reduce the chance of</w:t>
        </w:r>
      </w:ins>
      <w:ins w:id="68" w:author="Lee Xerri" w:date="2025-03-20T11:52:00Z" w16du:dateUtc="2025-03-20T10:52:00Z">
        <w:r w:rsidR="00CC419C" w:rsidRPr="0090342F">
          <w:rPr>
            <w:u w:val="single"/>
            <w:rPrChange w:id="69" w:author="Lee Xerri" w:date="2025-03-20T15:33:00Z" w16du:dateUtc="2025-03-20T14:33:00Z">
              <w:rPr/>
            </w:rPrChange>
          </w:rPr>
          <w:t xml:space="preserve"> ending up with suboptimal solutions.</w:t>
        </w:r>
      </w:ins>
    </w:p>
    <w:p w14:paraId="54E7D38E" w14:textId="77777777" w:rsidR="00A01552" w:rsidRDefault="00A01552" w:rsidP="00A01552"/>
    <w:p w14:paraId="6769CB33" w14:textId="77777777" w:rsidR="005D77BC" w:rsidRDefault="005D77BC" w:rsidP="005304FD">
      <w:pPr>
        <w:pStyle w:val="Heading3"/>
      </w:pPr>
    </w:p>
    <w:p w14:paraId="3FE7DD09" w14:textId="77777777" w:rsidR="005D77BC" w:rsidRDefault="005D77BC">
      <w:pPr>
        <w:rPr>
          <w:rFonts w:asciiTheme="majorHAnsi" w:eastAsiaTheme="majorEastAsia" w:hAnsiTheme="majorHAnsi" w:cstheme="majorBidi"/>
          <w:sz w:val="28"/>
          <w:szCs w:val="28"/>
        </w:rPr>
      </w:pPr>
      <w:r>
        <w:br w:type="page"/>
      </w:r>
    </w:p>
    <w:p w14:paraId="3D176AF3" w14:textId="0868C9B8" w:rsidR="005D77BC" w:rsidRDefault="005D77BC" w:rsidP="005D77BC">
      <w:pPr>
        <w:pStyle w:val="Heading3"/>
      </w:pPr>
      <w:r>
        <w:lastRenderedPageBreak/>
        <w:t>Section 3</w:t>
      </w:r>
    </w:p>
    <w:p w14:paraId="466ECD76" w14:textId="2098030F" w:rsidR="005D77BC" w:rsidRDefault="005D77BC" w:rsidP="005D77BC">
      <w:pPr>
        <w:pStyle w:val="Heading3"/>
      </w:pPr>
      <w:r>
        <w:t>Cluster using K-means (15 marks)</w:t>
      </w:r>
    </w:p>
    <w:p w14:paraId="386BC021" w14:textId="77777777" w:rsidR="005D77BC" w:rsidRDefault="005D77BC" w:rsidP="005D77BC"/>
    <w:p w14:paraId="1B665E89" w14:textId="33220C0A" w:rsidR="005D77BC" w:rsidRDefault="005D77BC" w:rsidP="005D77BC">
      <w:pPr>
        <w:pStyle w:val="Heading3"/>
      </w:pPr>
      <w:r>
        <w:t xml:space="preserve">Task </w:t>
      </w:r>
      <w:r w:rsidR="0033095F">
        <w:t>3</w:t>
      </w:r>
      <w:r>
        <w:t xml:space="preserve"> (</w:t>
      </w:r>
      <w:r w:rsidR="0033095F">
        <w:t xml:space="preserve">KU3.1, </w:t>
      </w:r>
      <w:r>
        <w:t>5 marks):</w:t>
      </w:r>
    </w:p>
    <w:p w14:paraId="1C979940" w14:textId="16CE0206" w:rsidR="005D77BC" w:rsidRDefault="005D77BC" w:rsidP="005D77BC">
      <w:pPr>
        <w:pStyle w:val="ListParagraph"/>
      </w:pPr>
      <w:r>
        <w:t xml:space="preserve">Carry out the k-means algorithm on </w:t>
      </w:r>
      <w:r w:rsidRPr="005D77BC">
        <w:rPr>
          <w:i/>
          <w:iCs/>
        </w:rPr>
        <w:t>either</w:t>
      </w:r>
      <w:r>
        <w:t xml:space="preserve"> </w:t>
      </w:r>
      <w:r w:rsidRPr="005D77BC">
        <w:t>the</w:t>
      </w:r>
      <w:r>
        <w:rPr>
          <w:i/>
          <w:iCs/>
        </w:rPr>
        <w:t xml:space="preserve"> </w:t>
      </w:r>
      <w:r>
        <w:t xml:space="preserve">dry beans dataset, </w:t>
      </w:r>
      <w:r>
        <w:rPr>
          <w:i/>
          <w:iCs/>
        </w:rPr>
        <w:t xml:space="preserve">or </w:t>
      </w:r>
      <w:r>
        <w:t>the results of the PCA in section 1 (3 marks)</w:t>
      </w:r>
    </w:p>
    <w:p w14:paraId="49A3B870" w14:textId="65DA2AD2" w:rsidR="005D77BC" w:rsidRDefault="005D77BC" w:rsidP="005D77BC">
      <w:pPr>
        <w:pStyle w:val="ListParagraph"/>
      </w:pPr>
      <w:r w:rsidRPr="005D77BC">
        <w:t xml:space="preserve">Present a confusion matrix </w:t>
      </w:r>
      <w:r>
        <w:t>for the output of the k-means algorithm, relabelling the classes identified by the clustering, as appropriate (2 marks).</w:t>
      </w:r>
    </w:p>
    <w:p w14:paraId="09E3C650" w14:textId="2A2E8F85" w:rsidR="0033095F" w:rsidRDefault="00CD35C2" w:rsidP="005D77BC">
      <w:pPr>
        <w:pStyle w:val="ListParagraph"/>
      </w:pPr>
      <w:ins w:id="70" w:author="Lee Xerri" w:date="2025-03-20T16:14:00Z" w16du:dateUtc="2025-03-20T15:14:00Z">
        <w:r w:rsidRPr="00CD35C2">
          <w:drawing>
            <wp:inline distT="0" distB="0" distL="0" distR="0" wp14:anchorId="5744AA38" wp14:editId="36BA85FF">
              <wp:extent cx="5943600" cy="3362325"/>
              <wp:effectExtent l="0" t="0" r="0" b="9525"/>
              <wp:docPr id="1482457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57041" name="Picture 1" descr="A screenshot of a computer&#10;&#10;AI-generated content may be incorrect."/>
                      <pic:cNvPicPr/>
                    </pic:nvPicPr>
                    <pic:blipFill>
                      <a:blip r:embed="rId11"/>
                      <a:stretch>
                        <a:fillRect/>
                      </a:stretch>
                    </pic:blipFill>
                    <pic:spPr>
                      <a:xfrm>
                        <a:off x="0" y="0"/>
                        <a:ext cx="5943600" cy="3362325"/>
                      </a:xfrm>
                      <a:prstGeom prst="rect">
                        <a:avLst/>
                      </a:prstGeom>
                    </pic:spPr>
                  </pic:pic>
                </a:graphicData>
              </a:graphic>
            </wp:inline>
          </w:drawing>
        </w:r>
      </w:ins>
    </w:p>
    <w:p w14:paraId="05784067" w14:textId="4D64D1A7" w:rsidR="0033095F" w:rsidRDefault="0033095F" w:rsidP="0033095F">
      <w:pPr>
        <w:pStyle w:val="Heading3"/>
      </w:pPr>
      <w:r>
        <w:t>Task 4 (SE4.3, 10 marks):</w:t>
      </w:r>
    </w:p>
    <w:p w14:paraId="145B24FC" w14:textId="77777777" w:rsidR="0033095F" w:rsidRDefault="0033095F" w:rsidP="0033095F">
      <w:pPr>
        <w:pStyle w:val="Heading3"/>
        <w:ind w:firstLine="720"/>
        <w:rPr>
          <w:rFonts w:asciiTheme="minorHAnsi" w:eastAsiaTheme="minorEastAsia" w:hAnsiTheme="minorHAnsi" w:cstheme="minorBidi"/>
          <w:sz w:val="24"/>
          <w:szCs w:val="21"/>
        </w:rPr>
      </w:pPr>
    </w:p>
    <w:p w14:paraId="2B1D3EAB" w14:textId="77777777" w:rsidR="0074565B" w:rsidRPr="002F1E29" w:rsidRDefault="0033095F" w:rsidP="0033095F">
      <w:pPr>
        <w:pStyle w:val="Heading3"/>
        <w:ind w:firstLine="720"/>
        <w:rPr>
          <w:ins w:id="71" w:author="Lee Xerri" w:date="2025-03-20T12:12:00Z" w16du:dateUtc="2025-03-20T11:12:00Z"/>
          <w:rFonts w:asciiTheme="minorHAnsi" w:eastAsiaTheme="minorEastAsia" w:hAnsiTheme="minorHAnsi" w:cstheme="minorBidi"/>
          <w:sz w:val="24"/>
          <w:szCs w:val="21"/>
          <w:u w:val="single"/>
          <w:rPrChange w:id="72" w:author="Lee Xerri" w:date="2025-03-20T13:35:00Z" w16du:dateUtc="2025-03-20T12:35:00Z">
            <w:rPr>
              <w:ins w:id="73" w:author="Lee Xerri" w:date="2025-03-20T12:12:00Z" w16du:dateUtc="2025-03-20T11:12:00Z"/>
              <w:rFonts w:asciiTheme="minorHAnsi" w:eastAsiaTheme="minorEastAsia" w:hAnsiTheme="minorHAnsi" w:cstheme="minorBidi"/>
              <w:sz w:val="24"/>
              <w:szCs w:val="21"/>
            </w:rPr>
          </w:rPrChange>
        </w:rPr>
      </w:pPr>
      <w:r>
        <w:rPr>
          <w:rFonts w:asciiTheme="minorHAnsi" w:eastAsiaTheme="minorEastAsia" w:hAnsiTheme="minorHAnsi" w:cstheme="minorBidi"/>
          <w:sz w:val="24"/>
          <w:szCs w:val="21"/>
        </w:rPr>
        <w:t>Define the terms inter-cluster distance and intra-cluster distance. (2 marks)</w:t>
      </w:r>
      <w:ins w:id="74" w:author="Lee Xerri" w:date="2025-03-20T12:12:00Z" w16du:dateUtc="2025-03-20T11:12:00Z">
        <w:r w:rsidR="0074565B" w:rsidRPr="0074565B">
          <w:rPr>
            <w:rFonts w:asciiTheme="minorHAnsi" w:eastAsiaTheme="minorEastAsia" w:hAnsiTheme="minorHAnsi" w:cstheme="minorBidi"/>
            <w:b/>
            <w:bCs/>
            <w:sz w:val="24"/>
            <w:szCs w:val="21"/>
          </w:rPr>
          <w:t xml:space="preserve"> </w:t>
        </w:r>
        <w:r w:rsidR="0074565B">
          <w:rPr>
            <w:rFonts w:asciiTheme="minorHAnsi" w:eastAsiaTheme="minorEastAsia" w:hAnsiTheme="minorHAnsi" w:cstheme="minorBidi"/>
            <w:b/>
            <w:bCs/>
            <w:sz w:val="24"/>
            <w:szCs w:val="21"/>
          </w:rPr>
          <w:br/>
        </w:r>
        <w:r w:rsidR="0074565B" w:rsidRPr="002F1E29">
          <w:rPr>
            <w:rFonts w:asciiTheme="minorHAnsi" w:eastAsiaTheme="minorEastAsia" w:hAnsiTheme="minorHAnsi" w:cstheme="minorBidi"/>
            <w:b/>
            <w:bCs/>
            <w:sz w:val="24"/>
            <w:szCs w:val="21"/>
            <w:u w:val="single"/>
            <w:rPrChange w:id="75" w:author="Lee Xerri" w:date="2025-03-20T13:35:00Z" w16du:dateUtc="2025-03-20T12:35:00Z">
              <w:rPr>
                <w:rFonts w:asciiTheme="minorHAnsi" w:eastAsiaTheme="minorEastAsia" w:hAnsiTheme="minorHAnsi" w:cstheme="minorBidi"/>
                <w:sz w:val="24"/>
                <w:szCs w:val="21"/>
              </w:rPr>
            </w:rPrChange>
          </w:rPr>
          <w:t>Inter-cluster distance:</w:t>
        </w:r>
      </w:ins>
      <w:ins w:id="76" w:author="Lee Xerri" w:date="2025-03-20T12:12:00Z">
        <w:r w:rsidR="0074565B" w:rsidRPr="002F1E29">
          <w:rPr>
            <w:rFonts w:asciiTheme="minorHAnsi" w:eastAsiaTheme="minorEastAsia" w:hAnsiTheme="minorHAnsi" w:cstheme="minorBidi"/>
            <w:sz w:val="24"/>
            <w:szCs w:val="21"/>
            <w:u w:val="single"/>
            <w:rPrChange w:id="77" w:author="Lee Xerri" w:date="2025-03-20T13:35:00Z" w16du:dateUtc="2025-03-20T12:35:00Z">
              <w:rPr>
                <w:rFonts w:asciiTheme="minorHAnsi" w:eastAsiaTheme="minorEastAsia" w:hAnsiTheme="minorHAnsi" w:cstheme="minorBidi"/>
                <w:sz w:val="24"/>
                <w:szCs w:val="21"/>
              </w:rPr>
            </w:rPrChange>
          </w:rPr>
          <w:t xml:space="preserve"> </w:t>
        </w:r>
      </w:ins>
    </w:p>
    <w:p w14:paraId="42AB410F" w14:textId="0C3E6811" w:rsidR="0033095F" w:rsidRPr="002F1E29" w:rsidRDefault="00DF5715" w:rsidP="0074565B">
      <w:pPr>
        <w:pStyle w:val="Heading3"/>
        <w:numPr>
          <w:ilvl w:val="0"/>
          <w:numId w:val="17"/>
        </w:numPr>
        <w:rPr>
          <w:ins w:id="78" w:author="Lee Xerri" w:date="2025-03-20T12:13:00Z" w16du:dateUtc="2025-03-20T11:13:00Z"/>
          <w:rFonts w:asciiTheme="minorHAnsi" w:eastAsiaTheme="minorEastAsia" w:hAnsiTheme="minorHAnsi" w:cstheme="minorBidi"/>
          <w:sz w:val="24"/>
          <w:szCs w:val="21"/>
          <w:u w:val="single"/>
          <w:rPrChange w:id="79" w:author="Lee Xerri" w:date="2025-03-20T13:35:00Z" w16du:dateUtc="2025-03-20T12:35:00Z">
            <w:rPr>
              <w:ins w:id="80" w:author="Lee Xerri" w:date="2025-03-20T12:13:00Z" w16du:dateUtc="2025-03-20T11:13:00Z"/>
              <w:rFonts w:asciiTheme="minorHAnsi" w:eastAsiaTheme="minorEastAsia" w:hAnsiTheme="minorHAnsi" w:cstheme="minorBidi"/>
              <w:sz w:val="24"/>
              <w:szCs w:val="21"/>
            </w:rPr>
          </w:rPrChange>
        </w:rPr>
      </w:pPr>
      <w:ins w:id="81" w:author="Lee Xerri" w:date="2025-03-20T12:14:00Z" w16du:dateUtc="2025-03-20T11:14:00Z">
        <w:r w:rsidRPr="002F1E29">
          <w:rPr>
            <w:rFonts w:asciiTheme="minorHAnsi" w:eastAsiaTheme="minorEastAsia" w:hAnsiTheme="minorHAnsi" w:cstheme="minorBidi"/>
            <w:sz w:val="24"/>
            <w:szCs w:val="21"/>
            <w:u w:val="single"/>
            <w:rPrChange w:id="82" w:author="Lee Xerri" w:date="2025-03-20T13:35:00Z" w16du:dateUtc="2025-03-20T12:35:00Z">
              <w:rPr>
                <w:rFonts w:asciiTheme="minorHAnsi" w:eastAsiaTheme="minorEastAsia" w:hAnsiTheme="minorHAnsi" w:cstheme="minorBidi"/>
                <w:sz w:val="24"/>
                <w:szCs w:val="21"/>
              </w:rPr>
            </w:rPrChange>
          </w:rPr>
          <w:t xml:space="preserve">Measures the </w:t>
        </w:r>
      </w:ins>
      <w:ins w:id="83" w:author="Lee Xerri" w:date="2025-03-20T12:13:00Z" w16du:dateUtc="2025-03-20T11:13:00Z">
        <w:r w:rsidR="0074565B" w:rsidRPr="002F1E29">
          <w:rPr>
            <w:rFonts w:asciiTheme="minorHAnsi" w:eastAsiaTheme="minorEastAsia" w:hAnsiTheme="minorHAnsi" w:cstheme="minorBidi"/>
            <w:sz w:val="24"/>
            <w:szCs w:val="21"/>
            <w:u w:val="single"/>
            <w:rPrChange w:id="84" w:author="Lee Xerri" w:date="2025-03-20T13:35:00Z" w16du:dateUtc="2025-03-20T12:35:00Z">
              <w:rPr>
                <w:rFonts w:asciiTheme="minorHAnsi" w:eastAsiaTheme="minorEastAsia" w:hAnsiTheme="minorHAnsi" w:cstheme="minorBidi"/>
                <w:sz w:val="24"/>
                <w:szCs w:val="21"/>
              </w:rPr>
            </w:rPrChange>
          </w:rPr>
          <w:t xml:space="preserve">distance from </w:t>
        </w:r>
      </w:ins>
      <w:ins w:id="85" w:author="Lee Xerri" w:date="2025-03-20T12:14:00Z" w16du:dateUtc="2025-03-20T11:14:00Z">
        <w:r w:rsidRPr="002F1E29">
          <w:rPr>
            <w:rFonts w:asciiTheme="minorHAnsi" w:eastAsiaTheme="minorEastAsia" w:hAnsiTheme="minorHAnsi" w:cstheme="minorBidi"/>
            <w:sz w:val="24"/>
            <w:szCs w:val="21"/>
            <w:u w:val="single"/>
            <w:rPrChange w:id="86" w:author="Lee Xerri" w:date="2025-03-20T13:35:00Z" w16du:dateUtc="2025-03-20T12:35:00Z">
              <w:rPr>
                <w:rFonts w:asciiTheme="minorHAnsi" w:eastAsiaTheme="minorEastAsia" w:hAnsiTheme="minorHAnsi" w:cstheme="minorBidi"/>
                <w:sz w:val="24"/>
                <w:szCs w:val="21"/>
              </w:rPr>
            </w:rPrChange>
          </w:rPr>
          <w:t xml:space="preserve">the </w:t>
        </w:r>
      </w:ins>
      <w:ins w:id="87" w:author="Lee Xerri" w:date="2025-03-20T12:13:00Z" w16du:dateUtc="2025-03-20T11:13:00Z">
        <w:r w:rsidR="0074565B" w:rsidRPr="002F1E29">
          <w:rPr>
            <w:rFonts w:asciiTheme="minorHAnsi" w:eastAsiaTheme="minorEastAsia" w:hAnsiTheme="minorHAnsi" w:cstheme="minorBidi"/>
            <w:sz w:val="24"/>
            <w:szCs w:val="21"/>
            <w:u w:val="single"/>
            <w:rPrChange w:id="88" w:author="Lee Xerri" w:date="2025-03-20T13:35:00Z" w16du:dateUtc="2025-03-20T12:35:00Z">
              <w:rPr>
                <w:rFonts w:asciiTheme="minorHAnsi" w:eastAsiaTheme="minorEastAsia" w:hAnsiTheme="minorHAnsi" w:cstheme="minorBidi"/>
                <w:sz w:val="24"/>
                <w:szCs w:val="21"/>
              </w:rPr>
            </w:rPrChange>
          </w:rPr>
          <w:t>centroid</w:t>
        </w:r>
      </w:ins>
      <w:ins w:id="89" w:author="Lee Xerri" w:date="2025-03-20T12:14:00Z" w16du:dateUtc="2025-03-20T11:14:00Z">
        <w:r w:rsidRPr="002F1E29">
          <w:rPr>
            <w:rFonts w:asciiTheme="minorHAnsi" w:eastAsiaTheme="minorEastAsia" w:hAnsiTheme="minorHAnsi" w:cstheme="minorBidi"/>
            <w:sz w:val="24"/>
            <w:szCs w:val="21"/>
            <w:u w:val="single"/>
            <w:rPrChange w:id="90" w:author="Lee Xerri" w:date="2025-03-20T13:35:00Z" w16du:dateUtc="2025-03-20T12:35:00Z">
              <w:rPr>
                <w:rFonts w:asciiTheme="minorHAnsi" w:eastAsiaTheme="minorEastAsia" w:hAnsiTheme="minorHAnsi" w:cstheme="minorBidi"/>
                <w:sz w:val="24"/>
                <w:szCs w:val="21"/>
              </w:rPr>
            </w:rPrChange>
          </w:rPr>
          <w:t xml:space="preserve">s of each </w:t>
        </w:r>
      </w:ins>
      <w:ins w:id="91" w:author="Lee Xerri" w:date="2025-03-20T12:13:00Z" w16du:dateUtc="2025-03-20T11:13:00Z">
        <w:r w:rsidR="0074565B" w:rsidRPr="002F1E29">
          <w:rPr>
            <w:rFonts w:asciiTheme="minorHAnsi" w:eastAsiaTheme="minorEastAsia" w:hAnsiTheme="minorHAnsi" w:cstheme="minorBidi"/>
            <w:sz w:val="24"/>
            <w:szCs w:val="21"/>
            <w:u w:val="single"/>
            <w:rPrChange w:id="92" w:author="Lee Xerri" w:date="2025-03-20T13:35:00Z" w16du:dateUtc="2025-03-20T12:35:00Z">
              <w:rPr>
                <w:rFonts w:asciiTheme="minorHAnsi" w:eastAsiaTheme="minorEastAsia" w:hAnsiTheme="minorHAnsi" w:cstheme="minorBidi"/>
                <w:sz w:val="24"/>
                <w:szCs w:val="21"/>
              </w:rPr>
            </w:rPrChange>
          </w:rPr>
          <w:t>cluster</w:t>
        </w:r>
      </w:ins>
      <w:ins w:id="93" w:author="Lee Xerri" w:date="2025-03-20T12:12:00Z">
        <w:r w:rsidR="0074565B" w:rsidRPr="002F1E29">
          <w:rPr>
            <w:rFonts w:asciiTheme="minorHAnsi" w:eastAsiaTheme="minorEastAsia" w:hAnsiTheme="minorHAnsi" w:cstheme="minorBidi"/>
            <w:sz w:val="24"/>
            <w:szCs w:val="21"/>
            <w:u w:val="single"/>
            <w:rPrChange w:id="94" w:author="Lee Xerri" w:date="2025-03-20T13:35:00Z" w16du:dateUtc="2025-03-20T12:35:00Z">
              <w:rPr>
                <w:rFonts w:asciiTheme="minorHAnsi" w:eastAsiaTheme="minorEastAsia" w:hAnsiTheme="minorHAnsi" w:cstheme="minorBidi"/>
                <w:sz w:val="24"/>
                <w:szCs w:val="21"/>
              </w:rPr>
            </w:rPrChange>
          </w:rPr>
          <w:t>,</w:t>
        </w:r>
      </w:ins>
      <w:ins w:id="95" w:author="Lee Xerri" w:date="2025-03-20T12:13:00Z" w16du:dateUtc="2025-03-20T11:13:00Z">
        <w:r w:rsidR="0074565B" w:rsidRPr="002F1E29">
          <w:rPr>
            <w:rFonts w:asciiTheme="minorHAnsi" w:eastAsiaTheme="minorEastAsia" w:hAnsiTheme="minorHAnsi" w:cstheme="minorBidi"/>
            <w:sz w:val="24"/>
            <w:szCs w:val="21"/>
            <w:u w:val="single"/>
            <w:rPrChange w:id="96" w:author="Lee Xerri" w:date="2025-03-20T13:35:00Z" w16du:dateUtc="2025-03-20T12:35:00Z">
              <w:rPr>
                <w:rFonts w:asciiTheme="minorHAnsi" w:eastAsiaTheme="minorEastAsia" w:hAnsiTheme="minorHAnsi" w:cstheme="minorBidi"/>
                <w:sz w:val="24"/>
                <w:szCs w:val="21"/>
              </w:rPr>
            </w:rPrChange>
          </w:rPr>
          <w:t xml:space="preserve"> this will show </w:t>
        </w:r>
      </w:ins>
      <w:ins w:id="97" w:author="Lee Xerri" w:date="2025-03-20T12:12:00Z">
        <w:r w:rsidR="0074565B" w:rsidRPr="002F1E29">
          <w:rPr>
            <w:rFonts w:asciiTheme="minorHAnsi" w:eastAsiaTheme="minorEastAsia" w:hAnsiTheme="minorHAnsi" w:cstheme="minorBidi"/>
            <w:sz w:val="24"/>
            <w:szCs w:val="21"/>
            <w:u w:val="single"/>
            <w:rPrChange w:id="98" w:author="Lee Xerri" w:date="2025-03-20T13:35:00Z" w16du:dateUtc="2025-03-20T12:35:00Z">
              <w:rPr>
                <w:rFonts w:asciiTheme="minorHAnsi" w:eastAsiaTheme="minorEastAsia" w:hAnsiTheme="minorHAnsi" w:cstheme="minorBidi"/>
                <w:sz w:val="24"/>
                <w:szCs w:val="21"/>
              </w:rPr>
            </w:rPrChange>
          </w:rPr>
          <w:t>how well</w:t>
        </w:r>
      </w:ins>
      <w:ins w:id="99" w:author="Lee Xerri" w:date="2025-03-20T12:13:00Z" w16du:dateUtc="2025-03-20T11:13:00Z">
        <w:r w:rsidR="0074565B" w:rsidRPr="002F1E29">
          <w:rPr>
            <w:rFonts w:asciiTheme="minorHAnsi" w:eastAsiaTheme="minorEastAsia" w:hAnsiTheme="minorHAnsi" w:cstheme="minorBidi"/>
            <w:sz w:val="24"/>
            <w:szCs w:val="21"/>
            <w:u w:val="single"/>
            <w:rPrChange w:id="100" w:author="Lee Xerri" w:date="2025-03-20T13:35:00Z" w16du:dateUtc="2025-03-20T12:35:00Z">
              <w:rPr>
                <w:rFonts w:asciiTheme="minorHAnsi" w:eastAsiaTheme="minorEastAsia" w:hAnsiTheme="minorHAnsi" w:cstheme="minorBidi"/>
                <w:sz w:val="24"/>
                <w:szCs w:val="21"/>
              </w:rPr>
            </w:rPrChange>
          </w:rPr>
          <w:t xml:space="preserve"> </w:t>
        </w:r>
      </w:ins>
      <w:ins w:id="101" w:author="Lee Xerri" w:date="2025-03-20T12:12:00Z">
        <w:r w:rsidR="0074565B" w:rsidRPr="002F1E29">
          <w:rPr>
            <w:rFonts w:asciiTheme="minorHAnsi" w:eastAsiaTheme="minorEastAsia" w:hAnsiTheme="minorHAnsi" w:cstheme="minorBidi"/>
            <w:sz w:val="24"/>
            <w:szCs w:val="21"/>
            <w:u w:val="single"/>
            <w:rPrChange w:id="102" w:author="Lee Xerri" w:date="2025-03-20T13:35:00Z" w16du:dateUtc="2025-03-20T12:35:00Z">
              <w:rPr>
                <w:rFonts w:asciiTheme="minorHAnsi" w:eastAsiaTheme="minorEastAsia" w:hAnsiTheme="minorHAnsi" w:cstheme="minorBidi"/>
                <w:sz w:val="24"/>
                <w:szCs w:val="21"/>
              </w:rPr>
            </w:rPrChange>
          </w:rPr>
          <w:t xml:space="preserve">separated </w:t>
        </w:r>
      </w:ins>
      <w:ins w:id="103" w:author="Lee Xerri" w:date="2025-03-20T12:13:00Z" w16du:dateUtc="2025-03-20T11:13:00Z">
        <w:r w:rsidR="0074565B" w:rsidRPr="002F1E29">
          <w:rPr>
            <w:rFonts w:asciiTheme="minorHAnsi" w:eastAsiaTheme="minorEastAsia" w:hAnsiTheme="minorHAnsi" w:cstheme="minorBidi"/>
            <w:sz w:val="24"/>
            <w:szCs w:val="21"/>
            <w:u w:val="single"/>
            <w:rPrChange w:id="104" w:author="Lee Xerri" w:date="2025-03-20T13:35:00Z" w16du:dateUtc="2025-03-20T12:35:00Z">
              <w:rPr>
                <w:rFonts w:asciiTheme="minorHAnsi" w:eastAsiaTheme="minorEastAsia" w:hAnsiTheme="minorHAnsi" w:cstheme="minorBidi"/>
                <w:sz w:val="24"/>
                <w:szCs w:val="21"/>
              </w:rPr>
            </w:rPrChange>
          </w:rPr>
          <w:t>clusters are</w:t>
        </w:r>
      </w:ins>
      <w:ins w:id="105" w:author="Lee Xerri" w:date="2025-03-20T12:12:00Z">
        <w:r w:rsidR="0074565B" w:rsidRPr="002F1E29">
          <w:rPr>
            <w:rFonts w:asciiTheme="minorHAnsi" w:eastAsiaTheme="minorEastAsia" w:hAnsiTheme="minorHAnsi" w:cstheme="minorBidi"/>
            <w:sz w:val="24"/>
            <w:szCs w:val="21"/>
            <w:u w:val="single"/>
            <w:rPrChange w:id="106" w:author="Lee Xerri" w:date="2025-03-20T13:35:00Z" w16du:dateUtc="2025-03-20T12:35:00Z">
              <w:rPr>
                <w:rFonts w:asciiTheme="minorHAnsi" w:eastAsiaTheme="minorEastAsia" w:hAnsiTheme="minorHAnsi" w:cstheme="minorBidi"/>
                <w:sz w:val="24"/>
                <w:szCs w:val="21"/>
              </w:rPr>
            </w:rPrChange>
          </w:rPr>
          <w:t>.</w:t>
        </w:r>
      </w:ins>
      <w:ins w:id="107" w:author="Lee Xerri" w:date="2025-03-20T15:39:00Z" w16du:dateUtc="2025-03-20T14:39:00Z">
        <w:r w:rsidR="00B02473">
          <w:rPr>
            <w:rFonts w:asciiTheme="minorHAnsi" w:eastAsiaTheme="minorEastAsia" w:hAnsiTheme="minorHAnsi" w:cstheme="minorBidi"/>
            <w:sz w:val="24"/>
            <w:szCs w:val="21"/>
            <w:u w:val="single"/>
          </w:rPr>
          <w:t xml:space="preserve"> [3]</w:t>
        </w:r>
      </w:ins>
    </w:p>
    <w:p w14:paraId="74AF701C" w14:textId="6329E602" w:rsidR="00DF5715" w:rsidRPr="002F1E29" w:rsidRDefault="00DF5715" w:rsidP="00DF5715">
      <w:pPr>
        <w:rPr>
          <w:ins w:id="108" w:author="Lee Xerri" w:date="2025-03-20T12:13:00Z" w16du:dateUtc="2025-03-20T11:13:00Z"/>
          <w:b/>
          <w:bCs/>
          <w:u w:val="single"/>
          <w:rPrChange w:id="109" w:author="Lee Xerri" w:date="2025-03-20T13:35:00Z" w16du:dateUtc="2025-03-20T12:35:00Z">
            <w:rPr>
              <w:ins w:id="110" w:author="Lee Xerri" w:date="2025-03-20T12:13:00Z" w16du:dateUtc="2025-03-20T11:13:00Z"/>
              <w:b/>
              <w:bCs/>
            </w:rPr>
          </w:rPrChange>
        </w:rPr>
      </w:pPr>
      <w:ins w:id="111" w:author="Lee Xerri" w:date="2025-03-20T12:13:00Z" w16du:dateUtc="2025-03-20T11:13:00Z">
        <w:r w:rsidRPr="002F1E29">
          <w:rPr>
            <w:b/>
            <w:bCs/>
            <w:u w:val="single"/>
            <w:rPrChange w:id="112" w:author="Lee Xerri" w:date="2025-03-20T13:35:00Z" w16du:dateUtc="2025-03-20T12:35:00Z">
              <w:rPr>
                <w:b/>
                <w:bCs/>
              </w:rPr>
            </w:rPrChange>
          </w:rPr>
          <w:t>Intra-cluster distance:</w:t>
        </w:r>
      </w:ins>
    </w:p>
    <w:p w14:paraId="7B00E64A" w14:textId="5153858E" w:rsidR="00DF5715" w:rsidRPr="002F1E29" w:rsidRDefault="00DF5715" w:rsidP="00DF5715">
      <w:pPr>
        <w:pStyle w:val="ListParagraph"/>
        <w:numPr>
          <w:ilvl w:val="0"/>
          <w:numId w:val="17"/>
        </w:numPr>
        <w:rPr>
          <w:b/>
          <w:bCs/>
          <w:u w:val="single"/>
          <w:rPrChange w:id="113" w:author="Lee Xerri" w:date="2025-03-20T13:35:00Z" w16du:dateUtc="2025-03-20T12:35:00Z">
            <w:rPr/>
          </w:rPrChange>
        </w:rPr>
        <w:pPrChange w:id="114" w:author="Lee Xerri" w:date="2025-03-20T12:13:00Z" w16du:dateUtc="2025-03-20T11:13:00Z">
          <w:pPr>
            <w:pStyle w:val="Heading3"/>
            <w:ind w:firstLine="720"/>
          </w:pPr>
        </w:pPrChange>
      </w:pPr>
      <w:ins w:id="115" w:author="Lee Xerri" w:date="2025-03-20T12:14:00Z" w16du:dateUtc="2025-03-20T11:14:00Z">
        <w:r w:rsidRPr="002F1E29">
          <w:rPr>
            <w:u w:val="single"/>
            <w:rPrChange w:id="116" w:author="Lee Xerri" w:date="2025-03-20T13:35:00Z" w16du:dateUtc="2025-03-20T12:35:00Z">
              <w:rPr/>
            </w:rPrChange>
          </w:rPr>
          <w:t>Measures the distance between data points in the same cluster</w:t>
        </w:r>
      </w:ins>
      <w:ins w:id="117" w:author="Lee Xerri" w:date="2025-03-20T12:15:00Z" w16du:dateUtc="2025-03-20T11:15:00Z">
        <w:r w:rsidRPr="002F1E29">
          <w:rPr>
            <w:u w:val="single"/>
            <w:rPrChange w:id="118" w:author="Lee Xerri" w:date="2025-03-20T13:35:00Z" w16du:dateUtc="2025-03-20T12:35:00Z">
              <w:rPr/>
            </w:rPrChange>
          </w:rPr>
          <w:t>, this will show the compactness of a cluster.</w:t>
        </w:r>
      </w:ins>
      <w:ins w:id="119" w:author="Lee Xerri" w:date="2025-03-20T15:40:00Z" w16du:dateUtc="2025-03-20T14:40:00Z">
        <w:r w:rsidR="00B02473">
          <w:rPr>
            <w:u w:val="single"/>
          </w:rPr>
          <w:t xml:space="preserve"> [3]</w:t>
        </w:r>
      </w:ins>
    </w:p>
    <w:p w14:paraId="14A2E608" w14:textId="59E70F28" w:rsidR="0033095F" w:rsidRDefault="0033095F" w:rsidP="0033095F">
      <w:pPr>
        <w:pStyle w:val="Heading3"/>
        <w:ind w:firstLine="720"/>
        <w:rPr>
          <w:ins w:id="120" w:author="Lee Xerri" w:date="2025-03-20T13:21:00Z" w16du:dateUtc="2025-03-20T12:21:00Z"/>
          <w:rFonts w:asciiTheme="minorHAnsi" w:eastAsiaTheme="minorEastAsia" w:hAnsiTheme="minorHAnsi" w:cstheme="minorBidi"/>
          <w:sz w:val="24"/>
          <w:szCs w:val="21"/>
        </w:rPr>
      </w:pPr>
      <w:r>
        <w:rPr>
          <w:rFonts w:asciiTheme="minorHAnsi" w:eastAsiaTheme="minorEastAsia" w:hAnsiTheme="minorHAnsi" w:cstheme="minorBidi"/>
          <w:sz w:val="24"/>
          <w:szCs w:val="21"/>
        </w:rPr>
        <w:lastRenderedPageBreak/>
        <w:t>How are the inter-cluster distance and the intra-cluster distance used in k-means to identify the correct number of clusters? (2 marks)</w:t>
      </w:r>
      <w:ins w:id="121" w:author="Lee Xerri" w:date="2025-03-20T13:25:00Z" w16du:dateUtc="2025-03-20T12:25:00Z">
        <w:r w:rsidR="008604ED">
          <w:rPr>
            <w:rFonts w:asciiTheme="minorHAnsi" w:eastAsiaTheme="minorEastAsia" w:hAnsiTheme="minorHAnsi" w:cstheme="minorBidi"/>
            <w:sz w:val="24"/>
            <w:szCs w:val="21"/>
          </w:rPr>
          <w:br/>
        </w:r>
      </w:ins>
    </w:p>
    <w:p w14:paraId="428F4321" w14:textId="547D0812" w:rsidR="00D81585" w:rsidRPr="002F1E29" w:rsidRDefault="00872615" w:rsidP="00D81585">
      <w:pPr>
        <w:rPr>
          <w:u w:val="single"/>
          <w:rPrChange w:id="122" w:author="Lee Xerri" w:date="2025-03-20T13:35:00Z" w16du:dateUtc="2025-03-20T12:35:00Z">
            <w:rPr/>
          </w:rPrChange>
        </w:rPr>
        <w:pPrChange w:id="123" w:author="Lee Xerri" w:date="2025-03-20T13:21:00Z" w16du:dateUtc="2025-03-20T12:21:00Z">
          <w:pPr>
            <w:pStyle w:val="Heading3"/>
            <w:ind w:firstLine="720"/>
          </w:pPr>
        </w:pPrChange>
      </w:pPr>
      <w:ins w:id="124" w:author="Lee Xerri" w:date="2025-03-20T15:40:00Z" w16du:dateUtc="2025-03-20T14:40:00Z">
        <w:r>
          <w:rPr>
            <w:u w:val="single"/>
          </w:rPr>
          <w:t xml:space="preserve">[3] </w:t>
        </w:r>
      </w:ins>
      <w:ins w:id="125" w:author="Lee Xerri" w:date="2025-03-20T13:22:00Z" w16du:dateUtc="2025-03-20T12:22:00Z">
        <w:r w:rsidR="00D81585" w:rsidRPr="002F1E29">
          <w:rPr>
            <w:u w:val="single"/>
            <w:rPrChange w:id="126" w:author="Lee Xerri" w:date="2025-03-20T13:35:00Z" w16du:dateUtc="2025-03-20T12:35:00Z">
              <w:rPr/>
            </w:rPrChange>
          </w:rPr>
          <w:t xml:space="preserve">Inter-cluster and Intra-cluster distance are used to </w:t>
        </w:r>
      </w:ins>
      <w:ins w:id="127" w:author="Lee Xerri" w:date="2025-03-20T13:23:00Z" w16du:dateUtc="2025-03-20T12:23:00Z">
        <w:r w:rsidR="00D81585" w:rsidRPr="002F1E29">
          <w:rPr>
            <w:u w:val="single"/>
            <w:rPrChange w:id="128" w:author="Lee Xerri" w:date="2025-03-20T13:35:00Z" w16du:dateUtc="2025-03-20T12:35:00Z">
              <w:rPr/>
            </w:rPrChange>
          </w:rPr>
          <w:t>indicate the viability of the result clusters. Maximizing Inter-clustering will result in dis</w:t>
        </w:r>
      </w:ins>
      <w:ins w:id="129" w:author="Lee Xerri" w:date="2025-03-20T13:24:00Z" w16du:dateUtc="2025-03-20T12:24:00Z">
        <w:r w:rsidR="00D81585" w:rsidRPr="002F1E29">
          <w:rPr>
            <w:u w:val="single"/>
            <w:rPrChange w:id="130" w:author="Lee Xerri" w:date="2025-03-20T13:35:00Z" w16du:dateUtc="2025-03-20T12:35:00Z">
              <w:rPr/>
            </w:rPrChange>
          </w:rPr>
          <w:t>tinct clusters, whilst minimizing Intra-clustering will result in more compact data points (maximizing similarities)</w:t>
        </w:r>
        <w:r w:rsidR="008604ED" w:rsidRPr="002F1E29">
          <w:rPr>
            <w:u w:val="single"/>
            <w:rPrChange w:id="131" w:author="Lee Xerri" w:date="2025-03-20T13:35:00Z" w16du:dateUtc="2025-03-20T12:35:00Z">
              <w:rPr/>
            </w:rPrChange>
          </w:rPr>
          <w:t>. The best case of these two methods will result in</w:t>
        </w:r>
      </w:ins>
      <w:ins w:id="132" w:author="Lee Xerri" w:date="2025-03-20T13:25:00Z" w16du:dateUtc="2025-03-20T12:25:00Z">
        <w:r w:rsidR="008604ED" w:rsidRPr="002F1E29">
          <w:rPr>
            <w:u w:val="single"/>
            <w:rPrChange w:id="133" w:author="Lee Xerri" w:date="2025-03-20T13:35:00Z" w16du:dateUtc="2025-03-20T12:35:00Z">
              <w:rPr/>
            </w:rPrChange>
          </w:rPr>
          <w:t xml:space="preserve"> distinct, compact, </w:t>
        </w:r>
      </w:ins>
      <w:ins w:id="134" w:author="Lee Xerri" w:date="2025-03-20T13:26:00Z" w16du:dateUtc="2025-03-20T12:26:00Z">
        <w:r w:rsidR="0094139A" w:rsidRPr="002F1E29">
          <w:rPr>
            <w:u w:val="single"/>
            <w:rPrChange w:id="135" w:author="Lee Xerri" w:date="2025-03-20T13:35:00Z" w16du:dateUtc="2025-03-20T12:35:00Z">
              <w:rPr/>
            </w:rPrChange>
          </w:rPr>
          <w:t xml:space="preserve">and easily interpretable </w:t>
        </w:r>
      </w:ins>
      <w:ins w:id="136" w:author="Lee Xerri" w:date="2025-03-20T13:25:00Z" w16du:dateUtc="2025-03-20T12:25:00Z">
        <w:r w:rsidR="008604ED" w:rsidRPr="002F1E29">
          <w:rPr>
            <w:u w:val="single"/>
            <w:rPrChange w:id="137" w:author="Lee Xerri" w:date="2025-03-20T13:35:00Z" w16du:dateUtc="2025-03-20T12:35:00Z">
              <w:rPr/>
            </w:rPrChange>
          </w:rPr>
          <w:t>clusters.</w:t>
        </w:r>
      </w:ins>
      <w:ins w:id="138" w:author="Lee Xerri" w:date="2025-03-20T13:23:00Z" w16du:dateUtc="2025-03-20T12:23:00Z">
        <w:r w:rsidR="00D81585" w:rsidRPr="002F1E29">
          <w:rPr>
            <w:u w:val="single"/>
            <w:rPrChange w:id="139" w:author="Lee Xerri" w:date="2025-03-20T13:35:00Z" w16du:dateUtc="2025-03-20T12:35:00Z">
              <w:rPr/>
            </w:rPrChange>
          </w:rPr>
          <w:t xml:space="preserve"> </w:t>
        </w:r>
      </w:ins>
    </w:p>
    <w:p w14:paraId="121498DC" w14:textId="77777777" w:rsidR="0033095F" w:rsidRDefault="0033095F" w:rsidP="0033095F">
      <w:pPr>
        <w:pStyle w:val="Heading3"/>
        <w:ind w:firstLine="720"/>
        <w:rPr>
          <w:rFonts w:asciiTheme="minorHAnsi" w:eastAsiaTheme="minorEastAsia" w:hAnsiTheme="minorHAnsi" w:cstheme="minorBidi"/>
          <w:sz w:val="24"/>
          <w:szCs w:val="21"/>
        </w:rPr>
      </w:pPr>
    </w:p>
    <w:p w14:paraId="7F7A7A90" w14:textId="77777777" w:rsidR="0033095F" w:rsidRDefault="0033095F" w:rsidP="0033095F">
      <w:pPr>
        <w:pStyle w:val="Heading3"/>
        <w:ind w:firstLine="720"/>
        <w:rPr>
          <w:ins w:id="140" w:author="Lee Xerri" w:date="2025-03-20T13:32:00Z" w16du:dateUtc="2025-03-20T12:32:00Z"/>
          <w:rFonts w:asciiTheme="minorHAnsi" w:eastAsiaTheme="minorEastAsia" w:hAnsiTheme="minorHAnsi" w:cstheme="minorBidi"/>
          <w:sz w:val="24"/>
          <w:szCs w:val="21"/>
        </w:rPr>
      </w:pPr>
      <w:r>
        <w:rPr>
          <w:rFonts w:asciiTheme="minorHAnsi" w:eastAsiaTheme="minorEastAsia" w:hAnsiTheme="minorHAnsi" w:cstheme="minorBidi"/>
          <w:sz w:val="24"/>
          <w:szCs w:val="21"/>
        </w:rPr>
        <w:t>What is a silhouette plot? How is a silhouette plot used to examine the number of clusters chosen? (3 marks)</w:t>
      </w:r>
    </w:p>
    <w:p w14:paraId="3E1AF3E0" w14:textId="40892F1D" w:rsidR="00082001" w:rsidRPr="002F1E29" w:rsidRDefault="006C035E" w:rsidP="00082001">
      <w:pPr>
        <w:rPr>
          <w:u w:val="single"/>
          <w:rPrChange w:id="141" w:author="Lee Xerri" w:date="2025-03-20T13:35:00Z" w16du:dateUtc="2025-03-20T12:35:00Z">
            <w:rPr/>
          </w:rPrChange>
        </w:rPr>
        <w:pPrChange w:id="142" w:author="Lee Xerri" w:date="2025-03-20T13:32:00Z" w16du:dateUtc="2025-03-20T12:32:00Z">
          <w:pPr>
            <w:pStyle w:val="Heading3"/>
            <w:ind w:firstLine="720"/>
          </w:pPr>
        </w:pPrChange>
      </w:pPr>
      <w:ins w:id="143" w:author="Lee Xerri" w:date="2025-03-20T15:29:00Z" w16du:dateUtc="2025-03-20T14:29:00Z">
        <w:r>
          <w:rPr>
            <w:u w:val="single"/>
          </w:rPr>
          <w:t>According to [</w:t>
        </w:r>
      </w:ins>
      <w:ins w:id="144" w:author="Lee Xerri" w:date="2025-03-20T15:40:00Z" w16du:dateUtc="2025-03-20T14:40:00Z">
        <w:r w:rsidR="0031442A">
          <w:rPr>
            <w:u w:val="single"/>
          </w:rPr>
          <w:t>4</w:t>
        </w:r>
      </w:ins>
      <w:ins w:id="145" w:author="Lee Xerri" w:date="2025-03-20T15:29:00Z" w16du:dateUtc="2025-03-20T14:29:00Z">
        <w:r>
          <w:rPr>
            <w:u w:val="single"/>
          </w:rPr>
          <w:t>], a</w:t>
        </w:r>
      </w:ins>
      <w:ins w:id="146" w:author="Lee Xerri" w:date="2025-03-20T13:32:00Z" w16du:dateUtc="2025-03-20T12:32:00Z">
        <w:r w:rsidR="00082001" w:rsidRPr="002F1E29">
          <w:rPr>
            <w:u w:val="single"/>
            <w:rPrChange w:id="147" w:author="Lee Xerri" w:date="2025-03-20T13:35:00Z" w16du:dateUtc="2025-03-20T12:35:00Z">
              <w:rPr/>
            </w:rPrChange>
          </w:rPr>
          <w:t xml:space="preserve"> silhouette plot is a plot designed to show how well data points fit into the clusters they were assigned to. This is also called ‘The qual</w:t>
        </w:r>
      </w:ins>
      <w:ins w:id="148" w:author="Lee Xerri" w:date="2025-03-20T13:33:00Z" w16du:dateUtc="2025-03-20T12:33:00Z">
        <w:r w:rsidR="00082001" w:rsidRPr="002F1E29">
          <w:rPr>
            <w:u w:val="single"/>
            <w:rPrChange w:id="149" w:author="Lee Xerri" w:date="2025-03-20T13:35:00Z" w16du:dateUtc="2025-03-20T12:35:00Z">
              <w:rPr/>
            </w:rPrChange>
          </w:rPr>
          <w:t>ity of fit cohesion’</w:t>
        </w:r>
      </w:ins>
      <w:ins w:id="150" w:author="Lee Xerri" w:date="2025-03-20T13:36:00Z" w16du:dateUtc="2025-03-20T12:36:00Z">
        <w:r w:rsidR="004954BF">
          <w:rPr>
            <w:u w:val="single"/>
          </w:rPr>
          <w:t>.</w:t>
        </w:r>
      </w:ins>
      <w:ins w:id="151" w:author="Lee Xerri" w:date="2025-03-20T13:37:00Z" w16du:dateUtc="2025-03-20T12:37:00Z">
        <w:r w:rsidR="004954BF">
          <w:rPr>
            <w:u w:val="single"/>
          </w:rPr>
          <w:t xml:space="preserve"> The number of clusters chosen are examined by measuring the cohesion and separation</w:t>
        </w:r>
      </w:ins>
      <w:ins w:id="152" w:author="Lee Xerri" w:date="2025-03-20T13:36:00Z" w16du:dateUtc="2025-03-20T12:36:00Z">
        <w:r w:rsidR="004954BF">
          <w:rPr>
            <w:u w:val="single"/>
          </w:rPr>
          <w:t xml:space="preserve"> </w:t>
        </w:r>
      </w:ins>
      <w:ins w:id="153" w:author="Lee Xerri" w:date="2025-03-20T13:37:00Z" w16du:dateUtc="2025-03-20T12:37:00Z">
        <w:r w:rsidR="004954BF">
          <w:rPr>
            <w:u w:val="single"/>
          </w:rPr>
          <w:t xml:space="preserve">values of </w:t>
        </w:r>
      </w:ins>
      <w:ins w:id="154" w:author="Lee Xerri" w:date="2025-03-20T13:38:00Z" w16du:dateUtc="2025-03-20T12:38:00Z">
        <w:r w:rsidR="004954BF">
          <w:rPr>
            <w:u w:val="single"/>
          </w:rPr>
          <w:t xml:space="preserve">each cluster point </w:t>
        </w:r>
      </w:ins>
      <w:ins w:id="155" w:author="Lee Xerri" w:date="2025-03-20T13:37:00Z" w16du:dateUtc="2025-03-20T12:37:00Z">
        <w:r w:rsidR="004954BF">
          <w:rPr>
            <w:u w:val="single"/>
          </w:rPr>
          <w:t>into a value which ranges from [-1, 1]</w:t>
        </w:r>
      </w:ins>
      <w:ins w:id="156" w:author="Lee Xerri" w:date="2025-03-20T13:38:00Z" w16du:dateUtc="2025-03-20T12:38:00Z">
        <w:r w:rsidR="004954BF">
          <w:rPr>
            <w:u w:val="single"/>
          </w:rPr>
          <w:t>. If the mean value of all points is closer to 1, that indicates a good clustering.</w:t>
        </w:r>
      </w:ins>
    </w:p>
    <w:p w14:paraId="3195F3FA" w14:textId="77777777" w:rsidR="003C08A1" w:rsidRDefault="0033095F" w:rsidP="003C08A1">
      <w:pPr>
        <w:pStyle w:val="Heading3"/>
        <w:ind w:firstLine="720"/>
        <w:rPr>
          <w:ins w:id="157" w:author="Lee Xerri" w:date="2025-03-20T13:44:00Z" w16du:dateUtc="2025-03-20T12:44:00Z"/>
          <w:rFonts w:asciiTheme="minorHAnsi" w:eastAsiaTheme="minorEastAsia" w:hAnsiTheme="minorHAnsi" w:cstheme="minorBidi"/>
          <w:sz w:val="24"/>
          <w:szCs w:val="21"/>
        </w:rPr>
      </w:pPr>
      <w:r>
        <w:rPr>
          <w:rFonts w:asciiTheme="minorHAnsi" w:eastAsiaTheme="minorEastAsia" w:hAnsiTheme="minorHAnsi" w:cstheme="minorBidi"/>
          <w:sz w:val="24"/>
          <w:szCs w:val="21"/>
        </w:rPr>
        <w:t>Carry out a silhouette plot on your k-means. Does the result match the number of classes in the data? Discuss your result. (3 marks)</w:t>
      </w:r>
      <w:r w:rsidRPr="0033095F">
        <w:rPr>
          <w:rFonts w:asciiTheme="minorHAnsi" w:eastAsiaTheme="minorEastAsia" w:hAnsiTheme="minorHAnsi" w:cstheme="minorBidi"/>
          <w:sz w:val="24"/>
          <w:szCs w:val="21"/>
        </w:rPr>
        <w:t xml:space="preserve"> </w:t>
      </w:r>
    </w:p>
    <w:p w14:paraId="5B12E7D5" w14:textId="66101DDC" w:rsidR="003C08A1" w:rsidRPr="003C08A1" w:rsidRDefault="003C08A1" w:rsidP="003C08A1">
      <w:pPr>
        <w:pStyle w:val="Heading3"/>
        <w:rPr>
          <w:ins w:id="158" w:author="Lee Xerri" w:date="2025-03-20T13:43:00Z" w16du:dateUtc="2025-03-20T12:43:00Z"/>
          <w:rFonts w:asciiTheme="minorHAnsi" w:eastAsiaTheme="minorEastAsia" w:hAnsiTheme="minorHAnsi" w:cstheme="minorHAnsi"/>
          <w:b/>
          <w:bCs/>
          <w:sz w:val="24"/>
          <w:szCs w:val="21"/>
          <w:rPrChange w:id="159" w:author="Lee Xerri" w:date="2025-03-20T13:45:00Z" w16du:dateUtc="2025-03-20T12:45:00Z">
            <w:rPr>
              <w:ins w:id="160" w:author="Lee Xerri" w:date="2025-03-20T13:43:00Z" w16du:dateUtc="2025-03-20T12:43:00Z"/>
            </w:rPr>
          </w:rPrChange>
        </w:rPr>
        <w:pPrChange w:id="161" w:author="Lee Xerri" w:date="2025-03-20T13:45:00Z" w16du:dateUtc="2025-03-20T12:45:00Z">
          <w:pPr>
            <w:pStyle w:val="Heading3"/>
            <w:ind w:firstLine="720"/>
          </w:pPr>
        </w:pPrChange>
      </w:pPr>
      <w:ins w:id="162" w:author="Lee Xerri" w:date="2025-03-20T13:45:00Z" w16du:dateUtc="2025-03-20T12:45:00Z">
        <w:r>
          <w:rPr>
            <w:rFonts w:asciiTheme="minorHAnsi" w:hAnsiTheme="minorHAnsi" w:cstheme="minorHAnsi"/>
            <w:b/>
            <w:bCs/>
          </w:rPr>
          <w:br/>
        </w:r>
        <w:r w:rsidRPr="003C08A1">
          <w:rPr>
            <w:rFonts w:asciiTheme="minorHAnsi" w:hAnsiTheme="minorHAnsi" w:cstheme="minorHAnsi"/>
            <w:b/>
            <w:bCs/>
            <w:rPrChange w:id="163" w:author="Lee Xerri" w:date="2025-03-20T13:45:00Z" w16du:dateUtc="2025-03-20T12:45:00Z">
              <w:rPr/>
            </w:rPrChange>
          </w:rPr>
          <w:t>Cluster sizes and average silhouette widths:</w:t>
        </w:r>
      </w:ins>
    </w:p>
    <w:tbl>
      <w:tblPr>
        <w:tblStyle w:val="TableGrid"/>
        <w:tblW w:w="0" w:type="auto"/>
        <w:tblLook w:val="04A0" w:firstRow="1" w:lastRow="0" w:firstColumn="1" w:lastColumn="0" w:noHBand="0" w:noVBand="1"/>
        <w:tblPrChange w:id="164" w:author="Lee Xerri" w:date="2025-03-20T13:43:00Z" w16du:dateUtc="2025-03-20T12:43:00Z">
          <w:tblPr>
            <w:tblStyle w:val="TableGrid"/>
            <w:tblW w:w="0" w:type="auto"/>
            <w:tblLook w:val="04A0" w:firstRow="1" w:lastRow="0" w:firstColumn="1" w:lastColumn="0" w:noHBand="0" w:noVBand="1"/>
          </w:tblPr>
        </w:tblPrChange>
      </w:tblPr>
      <w:tblGrid>
        <w:gridCol w:w="2171"/>
        <w:gridCol w:w="2393"/>
        <w:gridCol w:w="2393"/>
        <w:gridCol w:w="2393"/>
        <w:tblGridChange w:id="165">
          <w:tblGrid>
            <w:gridCol w:w="2171"/>
            <w:gridCol w:w="945"/>
            <w:gridCol w:w="1448"/>
            <w:gridCol w:w="1668"/>
            <w:gridCol w:w="725"/>
            <w:gridCol w:w="2392"/>
            <w:gridCol w:w="1"/>
            <w:gridCol w:w="3116"/>
          </w:tblGrid>
        </w:tblGridChange>
      </w:tblGrid>
      <w:tr w:rsidR="003C08A1" w14:paraId="7FBBAD4D" w14:textId="77777777" w:rsidTr="003C08A1">
        <w:trPr>
          <w:ins w:id="166" w:author="Lee Xerri" w:date="2025-03-20T13:43:00Z" w16du:dateUtc="2025-03-20T12:43:00Z"/>
        </w:trPr>
        <w:tc>
          <w:tcPr>
            <w:tcW w:w="2171" w:type="dxa"/>
            <w:tcPrChange w:id="167" w:author="Lee Xerri" w:date="2025-03-20T13:43:00Z" w16du:dateUtc="2025-03-20T12:43:00Z">
              <w:tcPr>
                <w:tcW w:w="3116" w:type="dxa"/>
                <w:gridSpan w:val="2"/>
              </w:tcPr>
            </w:tcPrChange>
          </w:tcPr>
          <w:p w14:paraId="4F05C450" w14:textId="77777777" w:rsidR="003C08A1" w:rsidRDefault="003C08A1" w:rsidP="003C08A1">
            <w:pPr>
              <w:rPr>
                <w:ins w:id="168" w:author="Lee Xerri" w:date="2025-03-20T13:43:00Z" w16du:dateUtc="2025-03-20T12:43:00Z"/>
              </w:rPr>
            </w:pPr>
          </w:p>
        </w:tc>
        <w:tc>
          <w:tcPr>
            <w:tcW w:w="2393" w:type="dxa"/>
            <w:tcPrChange w:id="169" w:author="Lee Xerri" w:date="2025-03-20T13:43:00Z" w16du:dateUtc="2025-03-20T12:43:00Z">
              <w:tcPr>
                <w:tcW w:w="3116" w:type="dxa"/>
                <w:gridSpan w:val="2"/>
              </w:tcPr>
            </w:tcPrChange>
          </w:tcPr>
          <w:p w14:paraId="4784A05A" w14:textId="6D2C13F0" w:rsidR="003C08A1" w:rsidRPr="003C08A1" w:rsidRDefault="003C08A1" w:rsidP="003C08A1">
            <w:pPr>
              <w:rPr>
                <w:ins w:id="170" w:author="Lee Xerri" w:date="2025-03-20T13:43:00Z" w16du:dateUtc="2025-03-20T12:43:00Z"/>
                <w:b/>
                <w:bCs/>
                <w:rPrChange w:id="171" w:author="Lee Xerri" w:date="2025-03-20T13:44:00Z" w16du:dateUtc="2025-03-20T12:44:00Z">
                  <w:rPr>
                    <w:ins w:id="172" w:author="Lee Xerri" w:date="2025-03-20T13:43:00Z" w16du:dateUtc="2025-03-20T12:43:00Z"/>
                  </w:rPr>
                </w:rPrChange>
              </w:rPr>
            </w:pPr>
            <w:ins w:id="173" w:author="Lee Xerri" w:date="2025-03-20T13:43:00Z" w16du:dateUtc="2025-03-20T12:43:00Z">
              <w:r w:rsidRPr="003C08A1">
                <w:rPr>
                  <w:b/>
                  <w:bCs/>
                  <w:rPrChange w:id="174" w:author="Lee Xerri" w:date="2025-03-20T13:44:00Z" w16du:dateUtc="2025-03-20T12:44:00Z">
                    <w:rPr/>
                  </w:rPrChange>
                </w:rPr>
                <w:t>Cluster 1</w:t>
              </w:r>
            </w:ins>
          </w:p>
        </w:tc>
        <w:tc>
          <w:tcPr>
            <w:tcW w:w="2393" w:type="dxa"/>
            <w:tcPrChange w:id="175" w:author="Lee Xerri" w:date="2025-03-20T13:43:00Z" w16du:dateUtc="2025-03-20T12:43:00Z">
              <w:tcPr>
                <w:tcW w:w="3117" w:type="dxa"/>
                <w:gridSpan w:val="2"/>
              </w:tcPr>
            </w:tcPrChange>
          </w:tcPr>
          <w:p w14:paraId="46087EDA" w14:textId="3DED9089" w:rsidR="003C08A1" w:rsidRPr="003C08A1" w:rsidRDefault="003C08A1" w:rsidP="003C08A1">
            <w:pPr>
              <w:rPr>
                <w:ins w:id="176" w:author="Lee Xerri" w:date="2025-03-20T13:43:00Z" w16du:dateUtc="2025-03-20T12:43:00Z"/>
                <w:b/>
                <w:bCs/>
                <w:rPrChange w:id="177" w:author="Lee Xerri" w:date="2025-03-20T13:44:00Z" w16du:dateUtc="2025-03-20T12:44:00Z">
                  <w:rPr>
                    <w:ins w:id="178" w:author="Lee Xerri" w:date="2025-03-20T13:43:00Z" w16du:dateUtc="2025-03-20T12:43:00Z"/>
                  </w:rPr>
                </w:rPrChange>
              </w:rPr>
            </w:pPr>
            <w:ins w:id="179" w:author="Lee Xerri" w:date="2025-03-20T13:43:00Z" w16du:dateUtc="2025-03-20T12:43:00Z">
              <w:r w:rsidRPr="003C08A1">
                <w:rPr>
                  <w:b/>
                  <w:bCs/>
                  <w:rPrChange w:id="180" w:author="Lee Xerri" w:date="2025-03-20T13:44:00Z" w16du:dateUtc="2025-03-20T12:44:00Z">
                    <w:rPr/>
                  </w:rPrChange>
                </w:rPr>
                <w:t>Cluster 2</w:t>
              </w:r>
            </w:ins>
          </w:p>
        </w:tc>
        <w:tc>
          <w:tcPr>
            <w:tcW w:w="2393" w:type="dxa"/>
            <w:tcPrChange w:id="181" w:author="Lee Xerri" w:date="2025-03-20T13:43:00Z" w16du:dateUtc="2025-03-20T12:43:00Z">
              <w:tcPr>
                <w:tcW w:w="3117" w:type="dxa"/>
                <w:gridSpan w:val="2"/>
              </w:tcPr>
            </w:tcPrChange>
          </w:tcPr>
          <w:p w14:paraId="4EF74916" w14:textId="0BD7C0FE" w:rsidR="003C08A1" w:rsidRPr="003C08A1" w:rsidRDefault="003C08A1" w:rsidP="003C08A1">
            <w:pPr>
              <w:rPr>
                <w:ins w:id="182" w:author="Lee Xerri" w:date="2025-03-20T13:43:00Z" w16du:dateUtc="2025-03-20T12:43:00Z"/>
                <w:b/>
                <w:bCs/>
                <w:rPrChange w:id="183" w:author="Lee Xerri" w:date="2025-03-20T13:44:00Z" w16du:dateUtc="2025-03-20T12:44:00Z">
                  <w:rPr>
                    <w:ins w:id="184" w:author="Lee Xerri" w:date="2025-03-20T13:43:00Z" w16du:dateUtc="2025-03-20T12:43:00Z"/>
                  </w:rPr>
                </w:rPrChange>
              </w:rPr>
            </w:pPr>
            <w:ins w:id="185" w:author="Lee Xerri" w:date="2025-03-20T13:43:00Z" w16du:dateUtc="2025-03-20T12:43:00Z">
              <w:r w:rsidRPr="003C08A1">
                <w:rPr>
                  <w:b/>
                  <w:bCs/>
                  <w:rPrChange w:id="186" w:author="Lee Xerri" w:date="2025-03-20T13:44:00Z" w16du:dateUtc="2025-03-20T12:44:00Z">
                    <w:rPr/>
                  </w:rPrChange>
                </w:rPr>
                <w:t>Cluster 3</w:t>
              </w:r>
            </w:ins>
          </w:p>
        </w:tc>
      </w:tr>
      <w:tr w:rsidR="003C08A1" w14:paraId="7068A6A9" w14:textId="77777777" w:rsidTr="003C08A1">
        <w:trPr>
          <w:ins w:id="187" w:author="Lee Xerri" w:date="2025-03-20T13:43:00Z" w16du:dateUtc="2025-03-20T12:43:00Z"/>
        </w:trPr>
        <w:tc>
          <w:tcPr>
            <w:tcW w:w="2171" w:type="dxa"/>
            <w:tcPrChange w:id="188" w:author="Lee Xerri" w:date="2025-03-20T13:43:00Z" w16du:dateUtc="2025-03-20T12:43:00Z">
              <w:tcPr>
                <w:tcW w:w="3116" w:type="dxa"/>
                <w:gridSpan w:val="2"/>
              </w:tcPr>
            </w:tcPrChange>
          </w:tcPr>
          <w:p w14:paraId="2F86EB50" w14:textId="66043B7E" w:rsidR="003C08A1" w:rsidRPr="003C08A1" w:rsidRDefault="003C08A1" w:rsidP="003C08A1">
            <w:pPr>
              <w:rPr>
                <w:ins w:id="189" w:author="Lee Xerri" w:date="2025-03-20T13:43:00Z" w16du:dateUtc="2025-03-20T12:43:00Z"/>
                <w:b/>
                <w:bCs/>
                <w:rPrChange w:id="190" w:author="Lee Xerri" w:date="2025-03-20T13:44:00Z" w16du:dateUtc="2025-03-20T12:44:00Z">
                  <w:rPr>
                    <w:ins w:id="191" w:author="Lee Xerri" w:date="2025-03-20T13:43:00Z" w16du:dateUtc="2025-03-20T12:43:00Z"/>
                  </w:rPr>
                </w:rPrChange>
              </w:rPr>
            </w:pPr>
            <w:proofErr w:type="spellStart"/>
            <w:ins w:id="192" w:author="Lee Xerri" w:date="2025-03-20T13:43:00Z" w16du:dateUtc="2025-03-20T12:43:00Z">
              <w:r w:rsidRPr="003C08A1">
                <w:rPr>
                  <w:b/>
                  <w:bCs/>
                  <w:rPrChange w:id="193" w:author="Lee Xerri" w:date="2025-03-20T13:44:00Z" w16du:dateUtc="2025-03-20T12:44:00Z">
                    <w:rPr/>
                  </w:rPrChange>
                </w:rPr>
                <w:t>Avg</w:t>
              </w:r>
              <w:proofErr w:type="spellEnd"/>
              <w:r w:rsidRPr="003C08A1">
                <w:rPr>
                  <w:b/>
                  <w:bCs/>
                  <w:rPrChange w:id="194" w:author="Lee Xerri" w:date="2025-03-20T13:44:00Z" w16du:dateUtc="2025-03-20T12:44:00Z">
                    <w:rPr/>
                  </w:rPrChange>
                </w:rPr>
                <w:t xml:space="preserve"> </w:t>
              </w:r>
            </w:ins>
            <w:ins w:id="195" w:author="Lee Xerri" w:date="2025-03-20T13:44:00Z" w16du:dateUtc="2025-03-20T12:44:00Z">
              <w:r w:rsidRPr="003C08A1">
                <w:rPr>
                  <w:b/>
                  <w:bCs/>
                  <w:rPrChange w:id="196" w:author="Lee Xerri" w:date="2025-03-20T13:44:00Z" w16du:dateUtc="2025-03-20T12:44:00Z">
                    <w:rPr/>
                  </w:rPrChange>
                </w:rPr>
                <w:t xml:space="preserve">Silhouette </w:t>
              </w:r>
            </w:ins>
            <w:ins w:id="197" w:author="Lee Xerri" w:date="2025-03-20T13:43:00Z" w16du:dateUtc="2025-03-20T12:43:00Z">
              <w:r w:rsidRPr="003C08A1">
                <w:rPr>
                  <w:b/>
                  <w:bCs/>
                  <w:rPrChange w:id="198" w:author="Lee Xerri" w:date="2025-03-20T13:44:00Z" w16du:dateUtc="2025-03-20T12:44:00Z">
                    <w:rPr/>
                  </w:rPrChange>
                </w:rPr>
                <w:t>Size</w:t>
              </w:r>
            </w:ins>
          </w:p>
        </w:tc>
        <w:tc>
          <w:tcPr>
            <w:tcW w:w="2393" w:type="dxa"/>
            <w:tcPrChange w:id="199" w:author="Lee Xerri" w:date="2025-03-20T13:43:00Z" w16du:dateUtc="2025-03-20T12:43:00Z">
              <w:tcPr>
                <w:tcW w:w="3116" w:type="dxa"/>
                <w:gridSpan w:val="2"/>
              </w:tcPr>
            </w:tcPrChange>
          </w:tcPr>
          <w:p w14:paraId="5DF45AC8" w14:textId="5DCDCE52" w:rsidR="003C08A1" w:rsidRDefault="003C08A1" w:rsidP="003C08A1">
            <w:pPr>
              <w:rPr>
                <w:ins w:id="200" w:author="Lee Xerri" w:date="2025-03-20T13:43:00Z" w16du:dateUtc="2025-03-20T12:43:00Z"/>
              </w:rPr>
            </w:pPr>
            <w:ins w:id="201" w:author="Lee Xerri" w:date="2025-03-20T13:43:00Z" w16du:dateUtc="2025-03-20T12:43:00Z">
              <w:r>
                <w:t>5500</w:t>
              </w:r>
            </w:ins>
          </w:p>
        </w:tc>
        <w:tc>
          <w:tcPr>
            <w:tcW w:w="2393" w:type="dxa"/>
            <w:tcPrChange w:id="202" w:author="Lee Xerri" w:date="2025-03-20T13:43:00Z" w16du:dateUtc="2025-03-20T12:43:00Z">
              <w:tcPr>
                <w:tcW w:w="3117" w:type="dxa"/>
                <w:gridSpan w:val="2"/>
              </w:tcPr>
            </w:tcPrChange>
          </w:tcPr>
          <w:p w14:paraId="024B9595" w14:textId="1BDC292C" w:rsidR="003C08A1" w:rsidRDefault="003C08A1" w:rsidP="003C08A1">
            <w:pPr>
              <w:rPr>
                <w:ins w:id="203" w:author="Lee Xerri" w:date="2025-03-20T13:43:00Z" w16du:dateUtc="2025-03-20T12:43:00Z"/>
              </w:rPr>
            </w:pPr>
            <w:ins w:id="204" w:author="Lee Xerri" w:date="2025-03-20T13:44:00Z" w16du:dateUtc="2025-03-20T12:44:00Z">
              <w:r>
                <w:t>520</w:t>
              </w:r>
            </w:ins>
          </w:p>
        </w:tc>
        <w:tc>
          <w:tcPr>
            <w:tcW w:w="2393" w:type="dxa"/>
            <w:tcPrChange w:id="205" w:author="Lee Xerri" w:date="2025-03-20T13:43:00Z" w16du:dateUtc="2025-03-20T12:43:00Z">
              <w:tcPr>
                <w:tcW w:w="3117" w:type="dxa"/>
                <w:gridSpan w:val="2"/>
              </w:tcPr>
            </w:tcPrChange>
          </w:tcPr>
          <w:p w14:paraId="28B63053" w14:textId="6BE7FC83" w:rsidR="003C08A1" w:rsidRDefault="003C08A1" w:rsidP="003C08A1">
            <w:pPr>
              <w:rPr>
                <w:ins w:id="206" w:author="Lee Xerri" w:date="2025-03-20T13:43:00Z" w16du:dateUtc="2025-03-20T12:43:00Z"/>
              </w:rPr>
            </w:pPr>
            <w:ins w:id="207" w:author="Lee Xerri" w:date="2025-03-20T13:44:00Z" w16du:dateUtc="2025-03-20T12:44:00Z">
              <w:r>
                <w:t>7587</w:t>
              </w:r>
            </w:ins>
          </w:p>
        </w:tc>
      </w:tr>
      <w:tr w:rsidR="003C08A1" w14:paraId="4C1DC3E0" w14:textId="77777777" w:rsidTr="003C08A1">
        <w:trPr>
          <w:ins w:id="208" w:author="Lee Xerri" w:date="2025-03-20T13:43:00Z" w16du:dateUtc="2025-03-20T12:43:00Z"/>
        </w:trPr>
        <w:tc>
          <w:tcPr>
            <w:tcW w:w="2171" w:type="dxa"/>
            <w:tcPrChange w:id="209" w:author="Lee Xerri" w:date="2025-03-20T13:43:00Z" w16du:dateUtc="2025-03-20T12:43:00Z">
              <w:tcPr>
                <w:tcW w:w="3116" w:type="dxa"/>
                <w:gridSpan w:val="2"/>
              </w:tcPr>
            </w:tcPrChange>
          </w:tcPr>
          <w:p w14:paraId="5FC0A621" w14:textId="0F047EAD" w:rsidR="003C08A1" w:rsidRPr="003C08A1" w:rsidRDefault="003C08A1" w:rsidP="003C08A1">
            <w:pPr>
              <w:rPr>
                <w:ins w:id="210" w:author="Lee Xerri" w:date="2025-03-20T13:43:00Z" w16du:dateUtc="2025-03-20T12:43:00Z"/>
                <w:b/>
                <w:bCs/>
                <w:rPrChange w:id="211" w:author="Lee Xerri" w:date="2025-03-20T13:44:00Z" w16du:dateUtc="2025-03-20T12:44:00Z">
                  <w:rPr>
                    <w:ins w:id="212" w:author="Lee Xerri" w:date="2025-03-20T13:43:00Z" w16du:dateUtc="2025-03-20T12:43:00Z"/>
                  </w:rPr>
                </w:rPrChange>
              </w:rPr>
            </w:pPr>
            <w:proofErr w:type="spellStart"/>
            <w:ins w:id="213" w:author="Lee Xerri" w:date="2025-03-20T13:43:00Z" w16du:dateUtc="2025-03-20T12:43:00Z">
              <w:r w:rsidRPr="003C08A1">
                <w:rPr>
                  <w:b/>
                  <w:bCs/>
                  <w:rPrChange w:id="214" w:author="Lee Xerri" w:date="2025-03-20T13:44:00Z" w16du:dateUtc="2025-03-20T12:44:00Z">
                    <w:rPr/>
                  </w:rPrChange>
                </w:rPr>
                <w:t>Avg</w:t>
              </w:r>
              <w:proofErr w:type="spellEnd"/>
              <w:r w:rsidRPr="003C08A1">
                <w:rPr>
                  <w:b/>
                  <w:bCs/>
                  <w:rPrChange w:id="215" w:author="Lee Xerri" w:date="2025-03-20T13:44:00Z" w16du:dateUtc="2025-03-20T12:44:00Z">
                    <w:rPr/>
                  </w:rPrChange>
                </w:rPr>
                <w:t xml:space="preserve"> </w:t>
              </w:r>
            </w:ins>
            <w:ins w:id="216" w:author="Lee Xerri" w:date="2025-03-20T13:44:00Z" w16du:dateUtc="2025-03-20T12:44:00Z">
              <w:r w:rsidRPr="003C08A1">
                <w:rPr>
                  <w:b/>
                  <w:bCs/>
                  <w:rPrChange w:id="217" w:author="Lee Xerri" w:date="2025-03-20T13:44:00Z" w16du:dateUtc="2025-03-20T12:44:00Z">
                    <w:rPr/>
                  </w:rPrChange>
                </w:rPr>
                <w:t xml:space="preserve">Silhouette </w:t>
              </w:r>
            </w:ins>
            <w:ins w:id="218" w:author="Lee Xerri" w:date="2025-03-20T13:43:00Z" w16du:dateUtc="2025-03-20T12:43:00Z">
              <w:r w:rsidRPr="003C08A1">
                <w:rPr>
                  <w:b/>
                  <w:bCs/>
                  <w:rPrChange w:id="219" w:author="Lee Xerri" w:date="2025-03-20T13:44:00Z" w16du:dateUtc="2025-03-20T12:44:00Z">
                    <w:rPr/>
                  </w:rPrChange>
                </w:rPr>
                <w:t>Width</w:t>
              </w:r>
            </w:ins>
          </w:p>
        </w:tc>
        <w:tc>
          <w:tcPr>
            <w:tcW w:w="2393" w:type="dxa"/>
            <w:tcPrChange w:id="220" w:author="Lee Xerri" w:date="2025-03-20T13:43:00Z" w16du:dateUtc="2025-03-20T12:43:00Z">
              <w:tcPr>
                <w:tcW w:w="3116" w:type="dxa"/>
                <w:gridSpan w:val="2"/>
              </w:tcPr>
            </w:tcPrChange>
          </w:tcPr>
          <w:p w14:paraId="79CE8F50" w14:textId="59BFE260" w:rsidR="003C08A1" w:rsidRDefault="003C08A1" w:rsidP="003C08A1">
            <w:pPr>
              <w:rPr>
                <w:ins w:id="221" w:author="Lee Xerri" w:date="2025-03-20T13:43:00Z" w16du:dateUtc="2025-03-20T12:43:00Z"/>
              </w:rPr>
            </w:pPr>
            <w:ins w:id="222" w:author="Lee Xerri" w:date="2025-03-20T13:44:00Z" w16du:dateUtc="2025-03-20T12:44:00Z">
              <w:r>
                <w:t>0.4482220</w:t>
              </w:r>
            </w:ins>
          </w:p>
        </w:tc>
        <w:tc>
          <w:tcPr>
            <w:tcW w:w="2393" w:type="dxa"/>
            <w:tcPrChange w:id="223" w:author="Lee Xerri" w:date="2025-03-20T13:43:00Z" w16du:dateUtc="2025-03-20T12:43:00Z">
              <w:tcPr>
                <w:tcW w:w="3117" w:type="dxa"/>
                <w:gridSpan w:val="2"/>
              </w:tcPr>
            </w:tcPrChange>
          </w:tcPr>
          <w:p w14:paraId="045CDBE3" w14:textId="60512ED1" w:rsidR="003C08A1" w:rsidRDefault="003C08A1" w:rsidP="003C08A1">
            <w:pPr>
              <w:rPr>
                <w:ins w:id="224" w:author="Lee Xerri" w:date="2025-03-20T13:43:00Z" w16du:dateUtc="2025-03-20T12:43:00Z"/>
              </w:rPr>
            </w:pPr>
            <w:ins w:id="225" w:author="Lee Xerri" w:date="2025-03-20T13:44:00Z" w16du:dateUtc="2025-03-20T12:44:00Z">
              <w:r>
                <w:t>0.7191140</w:t>
              </w:r>
            </w:ins>
          </w:p>
        </w:tc>
        <w:tc>
          <w:tcPr>
            <w:tcW w:w="2393" w:type="dxa"/>
            <w:tcPrChange w:id="226" w:author="Lee Xerri" w:date="2025-03-20T13:43:00Z" w16du:dateUtc="2025-03-20T12:43:00Z">
              <w:tcPr>
                <w:tcW w:w="3117" w:type="dxa"/>
                <w:gridSpan w:val="2"/>
              </w:tcPr>
            </w:tcPrChange>
          </w:tcPr>
          <w:p w14:paraId="796C55A0" w14:textId="1C7CB22A" w:rsidR="003C08A1" w:rsidRDefault="003C08A1" w:rsidP="003C08A1">
            <w:pPr>
              <w:rPr>
                <w:ins w:id="227" w:author="Lee Xerri" w:date="2025-03-20T13:43:00Z" w16du:dateUtc="2025-03-20T12:43:00Z"/>
              </w:rPr>
            </w:pPr>
            <w:ins w:id="228" w:author="Lee Xerri" w:date="2025-03-20T13:44:00Z" w16du:dateUtc="2025-03-20T12:44:00Z">
              <w:r>
                <w:t>0.5187408</w:t>
              </w:r>
            </w:ins>
          </w:p>
        </w:tc>
      </w:tr>
    </w:tbl>
    <w:p w14:paraId="1F5E186C" w14:textId="25AD9478" w:rsidR="003C08A1" w:rsidRPr="00D1699F" w:rsidRDefault="003C08A1" w:rsidP="003C08A1">
      <w:pPr>
        <w:pStyle w:val="Heading3"/>
        <w:rPr>
          <w:ins w:id="229" w:author="Lee Xerri" w:date="2025-03-20T13:46:00Z" w16du:dateUtc="2025-03-20T12:46:00Z"/>
          <w:rFonts w:asciiTheme="minorHAnsi" w:eastAsiaTheme="minorEastAsia" w:hAnsiTheme="minorHAnsi" w:cstheme="minorHAnsi"/>
          <w:b/>
          <w:bCs/>
          <w:sz w:val="24"/>
          <w:szCs w:val="21"/>
        </w:rPr>
      </w:pPr>
      <w:ins w:id="230" w:author="Lee Xerri" w:date="2025-03-20T13:46:00Z" w16du:dateUtc="2025-03-20T12:46:00Z">
        <w:r>
          <w:br/>
        </w:r>
        <w:r>
          <w:rPr>
            <w:rFonts w:asciiTheme="minorHAnsi" w:hAnsiTheme="minorHAnsi" w:cstheme="minorHAnsi"/>
            <w:b/>
            <w:bCs/>
          </w:rPr>
          <w:t>Individual Silhouette widths</w:t>
        </w:r>
        <w:r w:rsidRPr="00D1699F">
          <w:rPr>
            <w:rFonts w:asciiTheme="minorHAnsi" w:hAnsiTheme="minorHAnsi" w:cstheme="minorHAnsi"/>
            <w:b/>
            <w:bCs/>
          </w:rPr>
          <w:t>:</w:t>
        </w:r>
      </w:ins>
    </w:p>
    <w:tbl>
      <w:tblPr>
        <w:tblStyle w:val="TableGrid"/>
        <w:tblW w:w="0" w:type="auto"/>
        <w:tblLook w:val="04A0" w:firstRow="1" w:lastRow="0" w:firstColumn="1" w:lastColumn="0" w:noHBand="0" w:noVBand="1"/>
        <w:tblPrChange w:id="231" w:author="Lee Xerri" w:date="2025-03-20T13:46:00Z" w16du:dateUtc="2025-03-20T12:46:00Z">
          <w:tblPr>
            <w:tblStyle w:val="TableGrid"/>
            <w:tblW w:w="0" w:type="auto"/>
            <w:tblLook w:val="04A0" w:firstRow="1" w:lastRow="0" w:firstColumn="1" w:lastColumn="0" w:noHBand="0" w:noVBand="1"/>
          </w:tblPr>
        </w:tblPrChange>
      </w:tblPr>
      <w:tblGrid>
        <w:gridCol w:w="1660"/>
        <w:gridCol w:w="1764"/>
        <w:gridCol w:w="1764"/>
        <w:gridCol w:w="1764"/>
        <w:gridCol w:w="1199"/>
        <w:gridCol w:w="1199"/>
        <w:tblGridChange w:id="232">
          <w:tblGrid>
            <w:gridCol w:w="1660"/>
            <w:gridCol w:w="171"/>
            <w:gridCol w:w="1593"/>
            <w:gridCol w:w="381"/>
            <w:gridCol w:w="1383"/>
            <w:gridCol w:w="591"/>
            <w:gridCol w:w="1173"/>
            <w:gridCol w:w="801"/>
            <w:gridCol w:w="398"/>
            <w:gridCol w:w="1199"/>
            <w:gridCol w:w="1597"/>
          </w:tblGrid>
        </w:tblGridChange>
      </w:tblGrid>
      <w:tr w:rsidR="003C08A1" w14:paraId="56360465" w14:textId="11FF8C41" w:rsidTr="003C08A1">
        <w:trPr>
          <w:ins w:id="233" w:author="Lee Xerri" w:date="2025-03-20T13:46:00Z" w16du:dateUtc="2025-03-20T12:46:00Z"/>
        </w:trPr>
        <w:tc>
          <w:tcPr>
            <w:tcW w:w="1660" w:type="dxa"/>
            <w:tcPrChange w:id="234" w:author="Lee Xerri" w:date="2025-03-20T13:46:00Z" w16du:dateUtc="2025-03-20T12:46:00Z">
              <w:tcPr>
                <w:tcW w:w="1831" w:type="dxa"/>
                <w:gridSpan w:val="2"/>
              </w:tcPr>
            </w:tcPrChange>
          </w:tcPr>
          <w:p w14:paraId="77DBA2A6" w14:textId="1C410561" w:rsidR="003C08A1" w:rsidRPr="003C08A1" w:rsidRDefault="003C08A1" w:rsidP="00D1699F">
            <w:pPr>
              <w:rPr>
                <w:ins w:id="235" w:author="Lee Xerri" w:date="2025-03-20T13:46:00Z" w16du:dateUtc="2025-03-20T12:46:00Z"/>
                <w:b/>
                <w:bCs/>
                <w:rPrChange w:id="236" w:author="Lee Xerri" w:date="2025-03-20T13:47:00Z" w16du:dateUtc="2025-03-20T12:47:00Z">
                  <w:rPr>
                    <w:ins w:id="237" w:author="Lee Xerri" w:date="2025-03-20T13:46:00Z" w16du:dateUtc="2025-03-20T12:46:00Z"/>
                  </w:rPr>
                </w:rPrChange>
              </w:rPr>
            </w:pPr>
            <w:ins w:id="238" w:author="Lee Xerri" w:date="2025-03-20T13:46:00Z" w16du:dateUtc="2025-03-20T12:46:00Z">
              <w:r w:rsidRPr="003C08A1">
                <w:rPr>
                  <w:b/>
                  <w:bCs/>
                  <w:rPrChange w:id="239" w:author="Lee Xerri" w:date="2025-03-20T13:47:00Z" w16du:dateUtc="2025-03-20T12:47:00Z">
                    <w:rPr/>
                  </w:rPrChange>
                </w:rPr>
                <w:t>Min.</w:t>
              </w:r>
            </w:ins>
          </w:p>
        </w:tc>
        <w:tc>
          <w:tcPr>
            <w:tcW w:w="1764" w:type="dxa"/>
            <w:tcPrChange w:id="240" w:author="Lee Xerri" w:date="2025-03-20T13:46:00Z" w16du:dateUtc="2025-03-20T12:46:00Z">
              <w:tcPr>
                <w:tcW w:w="1974" w:type="dxa"/>
                <w:gridSpan w:val="2"/>
              </w:tcPr>
            </w:tcPrChange>
          </w:tcPr>
          <w:p w14:paraId="3FFBBC15" w14:textId="1638A096" w:rsidR="003C08A1" w:rsidRPr="00D1699F" w:rsidRDefault="003C08A1" w:rsidP="00D1699F">
            <w:pPr>
              <w:rPr>
                <w:ins w:id="241" w:author="Lee Xerri" w:date="2025-03-20T13:46:00Z" w16du:dateUtc="2025-03-20T12:46:00Z"/>
                <w:b/>
                <w:bCs/>
              </w:rPr>
            </w:pPr>
            <w:ins w:id="242" w:author="Lee Xerri" w:date="2025-03-20T13:46:00Z" w16du:dateUtc="2025-03-20T12:46:00Z">
              <w:r>
                <w:rPr>
                  <w:b/>
                  <w:bCs/>
                </w:rPr>
                <w:t>1</w:t>
              </w:r>
              <w:r w:rsidRPr="003C08A1">
                <w:rPr>
                  <w:b/>
                  <w:bCs/>
                  <w:vertAlign w:val="superscript"/>
                  <w:rPrChange w:id="243" w:author="Lee Xerri" w:date="2025-03-20T13:46:00Z" w16du:dateUtc="2025-03-20T12:46:00Z">
                    <w:rPr>
                      <w:b/>
                      <w:bCs/>
                    </w:rPr>
                  </w:rPrChange>
                </w:rPr>
                <w:t>st</w:t>
              </w:r>
              <w:r>
                <w:rPr>
                  <w:b/>
                  <w:bCs/>
                </w:rPr>
                <w:t xml:space="preserve"> Qu.</w:t>
              </w:r>
            </w:ins>
          </w:p>
        </w:tc>
        <w:tc>
          <w:tcPr>
            <w:tcW w:w="1764" w:type="dxa"/>
            <w:tcPrChange w:id="244" w:author="Lee Xerri" w:date="2025-03-20T13:46:00Z" w16du:dateUtc="2025-03-20T12:46:00Z">
              <w:tcPr>
                <w:tcW w:w="1974" w:type="dxa"/>
                <w:gridSpan w:val="2"/>
              </w:tcPr>
            </w:tcPrChange>
          </w:tcPr>
          <w:p w14:paraId="376B3C2F" w14:textId="49C6BE54" w:rsidR="003C08A1" w:rsidRPr="00D1699F" w:rsidRDefault="003C08A1" w:rsidP="00D1699F">
            <w:pPr>
              <w:rPr>
                <w:ins w:id="245" w:author="Lee Xerri" w:date="2025-03-20T13:46:00Z" w16du:dateUtc="2025-03-20T12:46:00Z"/>
                <w:b/>
                <w:bCs/>
              </w:rPr>
            </w:pPr>
            <w:ins w:id="246" w:author="Lee Xerri" w:date="2025-03-20T13:46:00Z" w16du:dateUtc="2025-03-20T12:46:00Z">
              <w:r>
                <w:rPr>
                  <w:b/>
                  <w:bCs/>
                </w:rPr>
                <w:t>Median</w:t>
              </w:r>
            </w:ins>
          </w:p>
        </w:tc>
        <w:tc>
          <w:tcPr>
            <w:tcW w:w="1764" w:type="dxa"/>
            <w:tcPrChange w:id="247" w:author="Lee Xerri" w:date="2025-03-20T13:46:00Z" w16du:dateUtc="2025-03-20T12:46:00Z">
              <w:tcPr>
                <w:tcW w:w="1974" w:type="dxa"/>
                <w:gridSpan w:val="2"/>
              </w:tcPr>
            </w:tcPrChange>
          </w:tcPr>
          <w:p w14:paraId="27F0A6A6" w14:textId="115844E0" w:rsidR="003C08A1" w:rsidRPr="00D1699F" w:rsidRDefault="003C08A1" w:rsidP="00D1699F">
            <w:pPr>
              <w:rPr>
                <w:ins w:id="248" w:author="Lee Xerri" w:date="2025-03-20T13:46:00Z" w16du:dateUtc="2025-03-20T12:46:00Z"/>
                <w:b/>
                <w:bCs/>
              </w:rPr>
            </w:pPr>
            <w:ins w:id="249" w:author="Lee Xerri" w:date="2025-03-20T13:46:00Z" w16du:dateUtc="2025-03-20T12:46:00Z">
              <w:r>
                <w:rPr>
                  <w:b/>
                  <w:bCs/>
                </w:rPr>
                <w:t>Mean</w:t>
              </w:r>
            </w:ins>
          </w:p>
        </w:tc>
        <w:tc>
          <w:tcPr>
            <w:tcW w:w="1199" w:type="dxa"/>
            <w:tcPrChange w:id="250" w:author="Lee Xerri" w:date="2025-03-20T13:46:00Z" w16du:dateUtc="2025-03-20T12:46:00Z">
              <w:tcPr>
                <w:tcW w:w="1597" w:type="dxa"/>
                <w:gridSpan w:val="2"/>
              </w:tcPr>
            </w:tcPrChange>
          </w:tcPr>
          <w:p w14:paraId="07083922" w14:textId="5A654442" w:rsidR="003C08A1" w:rsidRDefault="003C08A1" w:rsidP="00D1699F">
            <w:pPr>
              <w:rPr>
                <w:ins w:id="251" w:author="Lee Xerri" w:date="2025-03-20T13:46:00Z" w16du:dateUtc="2025-03-20T12:46:00Z"/>
                <w:b/>
                <w:bCs/>
              </w:rPr>
            </w:pPr>
            <w:ins w:id="252" w:author="Lee Xerri" w:date="2025-03-20T13:47:00Z" w16du:dateUtc="2025-03-20T12:47:00Z">
              <w:r>
                <w:rPr>
                  <w:b/>
                  <w:bCs/>
                </w:rPr>
                <w:t>3</w:t>
              </w:r>
              <w:r w:rsidRPr="003C08A1">
                <w:rPr>
                  <w:b/>
                  <w:bCs/>
                  <w:vertAlign w:val="superscript"/>
                  <w:rPrChange w:id="253" w:author="Lee Xerri" w:date="2025-03-20T13:47:00Z" w16du:dateUtc="2025-03-20T12:47:00Z">
                    <w:rPr>
                      <w:b/>
                      <w:bCs/>
                    </w:rPr>
                  </w:rPrChange>
                </w:rPr>
                <w:t>rd</w:t>
              </w:r>
              <w:r>
                <w:rPr>
                  <w:b/>
                  <w:bCs/>
                </w:rPr>
                <w:t xml:space="preserve"> Qu.</w:t>
              </w:r>
            </w:ins>
          </w:p>
        </w:tc>
        <w:tc>
          <w:tcPr>
            <w:tcW w:w="1199" w:type="dxa"/>
            <w:tcPrChange w:id="254" w:author="Lee Xerri" w:date="2025-03-20T13:46:00Z" w16du:dateUtc="2025-03-20T12:46:00Z">
              <w:tcPr>
                <w:tcW w:w="1597" w:type="dxa"/>
              </w:tcPr>
            </w:tcPrChange>
          </w:tcPr>
          <w:p w14:paraId="13B44E24" w14:textId="700785BF" w:rsidR="003C08A1" w:rsidRDefault="003C08A1" w:rsidP="00D1699F">
            <w:pPr>
              <w:rPr>
                <w:ins w:id="255" w:author="Lee Xerri" w:date="2025-03-20T13:46:00Z" w16du:dateUtc="2025-03-20T12:46:00Z"/>
                <w:b/>
                <w:bCs/>
              </w:rPr>
            </w:pPr>
            <w:ins w:id="256" w:author="Lee Xerri" w:date="2025-03-20T13:47:00Z" w16du:dateUtc="2025-03-20T12:47:00Z">
              <w:r>
                <w:rPr>
                  <w:b/>
                  <w:bCs/>
                </w:rPr>
                <w:t>Max.</w:t>
              </w:r>
            </w:ins>
          </w:p>
        </w:tc>
      </w:tr>
      <w:tr w:rsidR="003C08A1" w14:paraId="13D003D5" w14:textId="07267B38" w:rsidTr="003C08A1">
        <w:trPr>
          <w:ins w:id="257" w:author="Lee Xerri" w:date="2025-03-20T13:46:00Z" w16du:dateUtc="2025-03-20T12:46:00Z"/>
        </w:trPr>
        <w:tc>
          <w:tcPr>
            <w:tcW w:w="1660" w:type="dxa"/>
            <w:tcPrChange w:id="258" w:author="Lee Xerri" w:date="2025-03-20T13:46:00Z" w16du:dateUtc="2025-03-20T12:46:00Z">
              <w:tcPr>
                <w:tcW w:w="1831" w:type="dxa"/>
                <w:gridSpan w:val="2"/>
              </w:tcPr>
            </w:tcPrChange>
          </w:tcPr>
          <w:p w14:paraId="71538B94" w14:textId="2ED1595B" w:rsidR="003C08A1" w:rsidRPr="003C08A1" w:rsidRDefault="003C08A1" w:rsidP="00D1699F">
            <w:pPr>
              <w:rPr>
                <w:ins w:id="259" w:author="Lee Xerri" w:date="2025-03-20T13:46:00Z" w16du:dateUtc="2025-03-20T12:46:00Z"/>
                <w:rPrChange w:id="260" w:author="Lee Xerri" w:date="2025-03-20T13:46:00Z" w16du:dateUtc="2025-03-20T12:46:00Z">
                  <w:rPr>
                    <w:ins w:id="261" w:author="Lee Xerri" w:date="2025-03-20T13:46:00Z" w16du:dateUtc="2025-03-20T12:46:00Z"/>
                    <w:b/>
                    <w:bCs/>
                  </w:rPr>
                </w:rPrChange>
              </w:rPr>
            </w:pPr>
            <w:ins w:id="262" w:author="Lee Xerri" w:date="2025-03-20T13:46:00Z" w16du:dateUtc="2025-03-20T12:46:00Z">
              <w:r>
                <w:t>-0.09218</w:t>
              </w:r>
            </w:ins>
          </w:p>
        </w:tc>
        <w:tc>
          <w:tcPr>
            <w:tcW w:w="1764" w:type="dxa"/>
            <w:tcPrChange w:id="263" w:author="Lee Xerri" w:date="2025-03-20T13:46:00Z" w16du:dateUtc="2025-03-20T12:46:00Z">
              <w:tcPr>
                <w:tcW w:w="1974" w:type="dxa"/>
                <w:gridSpan w:val="2"/>
              </w:tcPr>
            </w:tcPrChange>
          </w:tcPr>
          <w:p w14:paraId="2D1E9465" w14:textId="424041D1" w:rsidR="003C08A1" w:rsidRDefault="003C08A1" w:rsidP="00D1699F">
            <w:pPr>
              <w:rPr>
                <w:ins w:id="264" w:author="Lee Xerri" w:date="2025-03-20T13:46:00Z" w16du:dateUtc="2025-03-20T12:46:00Z"/>
              </w:rPr>
            </w:pPr>
            <w:ins w:id="265" w:author="Lee Xerri" w:date="2025-03-20T13:47:00Z" w16du:dateUtc="2025-03-20T12:47:00Z">
              <w:r>
                <w:t>0.44105</w:t>
              </w:r>
            </w:ins>
          </w:p>
        </w:tc>
        <w:tc>
          <w:tcPr>
            <w:tcW w:w="1764" w:type="dxa"/>
            <w:tcPrChange w:id="266" w:author="Lee Xerri" w:date="2025-03-20T13:46:00Z" w16du:dateUtc="2025-03-20T12:46:00Z">
              <w:tcPr>
                <w:tcW w:w="1974" w:type="dxa"/>
                <w:gridSpan w:val="2"/>
              </w:tcPr>
            </w:tcPrChange>
          </w:tcPr>
          <w:p w14:paraId="092FA243" w14:textId="2A02FDF4" w:rsidR="003C08A1" w:rsidRDefault="003C08A1" w:rsidP="00D1699F">
            <w:pPr>
              <w:rPr>
                <w:ins w:id="267" w:author="Lee Xerri" w:date="2025-03-20T13:46:00Z" w16du:dateUtc="2025-03-20T12:46:00Z"/>
              </w:rPr>
            </w:pPr>
            <w:ins w:id="268" w:author="Lee Xerri" w:date="2025-03-20T13:47:00Z" w16du:dateUtc="2025-03-20T12:47:00Z">
              <w:r>
                <w:t>0.55013</w:t>
              </w:r>
            </w:ins>
          </w:p>
        </w:tc>
        <w:tc>
          <w:tcPr>
            <w:tcW w:w="1764" w:type="dxa"/>
            <w:tcPrChange w:id="269" w:author="Lee Xerri" w:date="2025-03-20T13:46:00Z" w16du:dateUtc="2025-03-20T12:46:00Z">
              <w:tcPr>
                <w:tcW w:w="1974" w:type="dxa"/>
                <w:gridSpan w:val="2"/>
              </w:tcPr>
            </w:tcPrChange>
          </w:tcPr>
          <w:p w14:paraId="0370A754" w14:textId="12407CD7" w:rsidR="003C08A1" w:rsidRDefault="003C08A1" w:rsidP="00D1699F">
            <w:pPr>
              <w:rPr>
                <w:ins w:id="270" w:author="Lee Xerri" w:date="2025-03-20T13:46:00Z" w16du:dateUtc="2025-03-20T12:46:00Z"/>
              </w:rPr>
            </w:pPr>
            <w:ins w:id="271" w:author="Lee Xerri" w:date="2025-03-20T13:47:00Z" w16du:dateUtc="2025-03-20T12:47:00Z">
              <w:r>
                <w:t>0.49796</w:t>
              </w:r>
            </w:ins>
          </w:p>
        </w:tc>
        <w:tc>
          <w:tcPr>
            <w:tcW w:w="1199" w:type="dxa"/>
            <w:tcPrChange w:id="272" w:author="Lee Xerri" w:date="2025-03-20T13:46:00Z" w16du:dateUtc="2025-03-20T12:46:00Z">
              <w:tcPr>
                <w:tcW w:w="1597" w:type="dxa"/>
                <w:gridSpan w:val="2"/>
              </w:tcPr>
            </w:tcPrChange>
          </w:tcPr>
          <w:p w14:paraId="3354D66E" w14:textId="2D5237A7" w:rsidR="003C08A1" w:rsidRDefault="003C08A1" w:rsidP="00D1699F">
            <w:pPr>
              <w:rPr>
                <w:ins w:id="273" w:author="Lee Xerri" w:date="2025-03-20T13:46:00Z" w16du:dateUtc="2025-03-20T12:46:00Z"/>
              </w:rPr>
            </w:pPr>
            <w:ins w:id="274" w:author="Lee Xerri" w:date="2025-03-20T13:47:00Z" w16du:dateUtc="2025-03-20T12:47:00Z">
              <w:r>
                <w:t>0.60548</w:t>
              </w:r>
            </w:ins>
          </w:p>
        </w:tc>
        <w:tc>
          <w:tcPr>
            <w:tcW w:w="1199" w:type="dxa"/>
            <w:tcPrChange w:id="275" w:author="Lee Xerri" w:date="2025-03-20T13:46:00Z" w16du:dateUtc="2025-03-20T12:46:00Z">
              <w:tcPr>
                <w:tcW w:w="1597" w:type="dxa"/>
              </w:tcPr>
            </w:tcPrChange>
          </w:tcPr>
          <w:p w14:paraId="6A51D966" w14:textId="2481465D" w:rsidR="003C08A1" w:rsidRDefault="003C08A1" w:rsidP="00D1699F">
            <w:pPr>
              <w:rPr>
                <w:ins w:id="276" w:author="Lee Xerri" w:date="2025-03-20T13:46:00Z" w16du:dateUtc="2025-03-20T12:46:00Z"/>
              </w:rPr>
            </w:pPr>
            <w:ins w:id="277" w:author="Lee Xerri" w:date="2025-03-20T13:47:00Z" w16du:dateUtc="2025-03-20T12:47:00Z">
              <w:r>
                <w:t>0.80540</w:t>
              </w:r>
            </w:ins>
          </w:p>
        </w:tc>
      </w:tr>
    </w:tbl>
    <w:p w14:paraId="6CA3300E" w14:textId="77777777" w:rsidR="004977E0" w:rsidRDefault="004977E0" w:rsidP="003C08A1">
      <w:pPr>
        <w:pStyle w:val="Heading3"/>
        <w:ind w:firstLine="720"/>
        <w:rPr>
          <w:ins w:id="278" w:author="Lee Xerri" w:date="2025-03-20T13:47:00Z" w16du:dateUtc="2025-03-20T12:47:00Z"/>
        </w:rPr>
      </w:pPr>
    </w:p>
    <w:p w14:paraId="1BBC0BAA" w14:textId="45B8B09B" w:rsidR="005B1F5A" w:rsidRPr="004A0AB3" w:rsidRDefault="00BD23AF" w:rsidP="004A0AB3">
      <w:pPr>
        <w:pPrChange w:id="279" w:author="Lee Xerri" w:date="2025-03-20T15:40:00Z" w16du:dateUtc="2025-03-20T14:40:00Z">
          <w:pPr>
            <w:pStyle w:val="Heading3"/>
            <w:ind w:firstLine="720"/>
          </w:pPr>
        </w:pPrChange>
      </w:pPr>
      <w:ins w:id="280" w:author="Lee Xerri" w:date="2025-03-20T13:49:00Z" w16du:dateUtc="2025-03-20T12:49:00Z">
        <w:r w:rsidRPr="004A0AB3">
          <w:t xml:space="preserve">The results </w:t>
        </w:r>
        <w:r w:rsidRPr="004A0AB3">
          <w:t>indicate that the clusters' average silhouette widths fall between 0.44 and 0.72</w:t>
        </w:r>
        <w:r w:rsidR="000D2118" w:rsidRPr="004A0AB3">
          <w:t>.</w:t>
        </w:r>
      </w:ins>
      <w:ins w:id="281" w:author="Lee Xerri" w:date="2025-03-20T13:50:00Z" w16du:dateUtc="2025-03-20T12:50:00Z">
        <w:r w:rsidR="000D2118" w:rsidRPr="004A0AB3">
          <w:t xml:space="preserve"> Keeping in mind that</w:t>
        </w:r>
      </w:ins>
      <w:ins w:id="282" w:author="Lee Xerri" w:date="2025-03-20T13:49:00Z" w16du:dateUtc="2025-03-20T12:49:00Z">
        <w:r w:rsidRPr="004A0AB3">
          <w:t xml:space="preserve"> w</w:t>
        </w:r>
        <w:r w:rsidRPr="004A0AB3">
          <w:t xml:space="preserve">ell-defined clusters </w:t>
        </w:r>
        <w:r w:rsidRPr="004A0AB3">
          <w:t xml:space="preserve">are indicated by values closer to </w:t>
        </w:r>
        <w:r w:rsidRPr="004A0AB3">
          <w:t>1, but weak clustering is suggested by values</w:t>
        </w:r>
        <w:r w:rsidR="00E90044" w:rsidRPr="004A0AB3">
          <w:t xml:space="preserve"> closer to -1</w:t>
        </w:r>
      </w:ins>
      <w:ins w:id="283" w:author="Lee Xerri" w:date="2025-03-20T13:50:00Z" w16du:dateUtc="2025-03-20T12:50:00Z">
        <w:r w:rsidR="000D2118" w:rsidRPr="004A0AB3">
          <w:t>, it is concluded that</w:t>
        </w:r>
      </w:ins>
      <w:ins w:id="284" w:author="Lee Xerri" w:date="2025-03-20T13:49:00Z" w16du:dateUtc="2025-03-20T12:49:00Z">
        <w:r w:rsidR="000D2118" w:rsidRPr="004A0AB3">
          <w:t xml:space="preserve"> </w:t>
        </w:r>
      </w:ins>
      <w:ins w:id="285" w:author="Lee Xerri" w:date="2025-03-20T13:50:00Z" w16du:dateUtc="2025-03-20T12:50:00Z">
        <w:r w:rsidR="000D2118" w:rsidRPr="004A0AB3">
          <w:t>t</w:t>
        </w:r>
      </w:ins>
      <w:ins w:id="286" w:author="Lee Xerri" w:date="2025-03-20T13:49:00Z" w16du:dateUtc="2025-03-20T12:49:00Z">
        <w:r w:rsidRPr="004A0AB3">
          <w:t>he cluster with the lowest width (0.44) has moderate coherence,</w:t>
        </w:r>
      </w:ins>
      <w:ins w:id="287" w:author="Lee Xerri" w:date="2025-03-20T13:50:00Z" w16du:dateUtc="2025-03-20T12:50:00Z">
        <w:r w:rsidR="007B6946" w:rsidRPr="004A0AB3">
          <w:t xml:space="preserve"> and</w:t>
        </w:r>
      </w:ins>
      <w:ins w:id="288" w:author="Lee Xerri" w:date="2025-03-20T13:49:00Z" w16du:dateUtc="2025-03-20T12:49:00Z">
        <w:r w:rsidRPr="004A0AB3">
          <w:t xml:space="preserve"> the cluster with the maximum silhouette width (0.72) is more pronounced. The number of clusters (3) is not entirely consistent with the data's natural grouping </w:t>
        </w:r>
      </w:ins>
      <w:ins w:id="289" w:author="Lee Xerri" w:date="2025-03-20T13:51:00Z" w16du:dateUtc="2025-03-20T12:51:00Z">
        <w:r w:rsidR="000E344F" w:rsidRPr="004A0AB3">
          <w:t>because of</w:t>
        </w:r>
      </w:ins>
      <w:ins w:id="290" w:author="Lee Xerri" w:date="2025-03-20T13:49:00Z" w16du:dateUtc="2025-03-20T12:49:00Z">
        <w:r w:rsidRPr="004A0AB3">
          <w:t xml:space="preserve"> the different silhouette widths. </w:t>
        </w:r>
      </w:ins>
      <w:ins w:id="291" w:author="Lee Xerri" w:date="2025-03-20T13:48:00Z" w16du:dateUtc="2025-03-20T12:48:00Z">
        <w:r w:rsidR="004977E0" w:rsidRPr="004A0AB3">
          <w:t xml:space="preserve"> </w:t>
        </w:r>
      </w:ins>
      <w:r w:rsidR="005304FD" w:rsidRPr="004A0AB3">
        <w:br w:type="page"/>
      </w:r>
      <w:r w:rsidR="0033095F" w:rsidRPr="004A0AB3">
        <w:lastRenderedPageBreak/>
        <w:t xml:space="preserve"> </w:t>
      </w:r>
    </w:p>
    <w:p w14:paraId="1EBD823A" w14:textId="289858B8" w:rsidR="0033095F" w:rsidRDefault="0033095F" w:rsidP="0033095F">
      <w:pPr>
        <w:pStyle w:val="Heading1"/>
      </w:pPr>
      <w:r>
        <w:rPr>
          <w:noProof/>
        </w:rPr>
        <w:drawing>
          <wp:anchor distT="0" distB="0" distL="114300" distR="114300" simplePos="0" relativeHeight="251659264" behindDoc="0" locked="0" layoutInCell="1" allowOverlap="1" wp14:anchorId="71B07648" wp14:editId="19B6896A">
            <wp:simplePos x="0" y="0"/>
            <wp:positionH relativeFrom="margin">
              <wp:align>right</wp:align>
            </wp:positionH>
            <wp:positionV relativeFrom="margin">
              <wp:align>top</wp:align>
            </wp:positionV>
            <wp:extent cx="1661160" cy="1661160"/>
            <wp:effectExtent l="0" t="0" r="0" b="0"/>
            <wp:wrapSquare wrapText="bothSides"/>
            <wp:docPr id="6" name="Graphic 6" descr="Family with two child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amilywithtwochildren.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61160" cy="1661160"/>
                    </a:xfrm>
                    <a:prstGeom prst="rect">
                      <a:avLst/>
                    </a:prstGeom>
                  </pic:spPr>
                </pic:pic>
              </a:graphicData>
            </a:graphic>
            <wp14:sizeRelH relativeFrom="margin">
              <wp14:pctWidth>0</wp14:pctWidth>
            </wp14:sizeRelH>
            <wp14:sizeRelV relativeFrom="margin">
              <wp14:pctHeight>0</wp14:pctHeight>
            </wp14:sizeRelV>
          </wp:anchor>
        </w:drawing>
      </w:r>
      <w:r>
        <w:t>Part</w:t>
      </w:r>
      <w:r w:rsidRPr="00C71161">
        <w:t xml:space="preserve"> </w:t>
      </w:r>
      <w:r>
        <w:t>2</w:t>
      </w:r>
      <w:r w:rsidR="001B2F3E">
        <w:t xml:space="preserve"> (37 marks)</w:t>
      </w:r>
    </w:p>
    <w:p w14:paraId="6739B52C" w14:textId="77777777" w:rsidR="0033095F" w:rsidRDefault="0033095F" w:rsidP="0033095F">
      <w:r>
        <w:rPr>
          <w:rFonts w:asciiTheme="majorHAnsi" w:eastAsia="Times New Roman" w:hAnsiTheme="majorHAnsi" w:cstheme="majorBidi"/>
          <w:spacing w:val="10"/>
          <w:sz w:val="36"/>
          <w:szCs w:val="36"/>
          <w:lang w:eastAsia="en-GB" w:bidi="ar-SA"/>
        </w:rPr>
        <w:t>The Two Girls Fallacy</w:t>
      </w:r>
    </w:p>
    <w:p w14:paraId="2BE84B7A" w14:textId="77777777" w:rsidR="0033095F" w:rsidRDefault="0033095F" w:rsidP="0033095F">
      <w:r>
        <w:t>Assume that the probability of a boy or a girl being born is 0.5.</w:t>
      </w:r>
    </w:p>
    <w:p w14:paraId="09A44FC8" w14:textId="77777777" w:rsidR="0033095F" w:rsidRDefault="0033095F" w:rsidP="0033095F">
      <w:r>
        <w:t>Consider families with exactly 2 children.</w:t>
      </w:r>
    </w:p>
    <w:p w14:paraId="7F955191" w14:textId="77777777" w:rsidR="0033095F" w:rsidRDefault="0033095F" w:rsidP="0033095F">
      <w:r>
        <w:t>Given a family for which we know that one of the children is a girl, what is the probability that the other child is also a girl?</w:t>
      </w:r>
    </w:p>
    <w:p w14:paraId="1E67246F" w14:textId="77777777" w:rsidR="0033095F" w:rsidRDefault="0033095F" w:rsidP="0033095F">
      <w:r>
        <w:t xml:space="preserve">Even though it may sound counter-intuitive, the correct answer is </w:t>
      </w:r>
      <m:oMath>
        <m:f>
          <m:fPr>
            <m:ctrlPr>
              <w:rPr>
                <w:rFonts w:ascii="Cambria Math" w:hAnsi="Cambria Math"/>
                <w:i/>
              </w:rPr>
            </m:ctrlPr>
          </m:fPr>
          <m:num>
            <m:r>
              <w:rPr>
                <w:rFonts w:ascii="Cambria Math" w:hAnsi="Cambria Math"/>
              </w:rPr>
              <m:t>1</m:t>
            </m:r>
          </m:num>
          <m:den>
            <m:r>
              <w:rPr>
                <w:rFonts w:ascii="Cambria Math" w:hAnsi="Cambria Math"/>
              </w:rPr>
              <m:t>3</m:t>
            </m:r>
          </m:den>
        </m:f>
      </m:oMath>
      <w:r>
        <w:t>.</w:t>
      </w:r>
    </w:p>
    <w:p w14:paraId="75ED7A6E" w14:textId="77777777" w:rsidR="0033095F" w:rsidRDefault="0033095F" w:rsidP="0033095F"/>
    <w:p w14:paraId="327ED26F" w14:textId="77777777" w:rsidR="0033095F" w:rsidRDefault="0033095F" w:rsidP="0033095F">
      <w:proofErr w:type="gramStart"/>
      <w:r>
        <w:t>In order to</w:t>
      </w:r>
      <w:proofErr w:type="gramEnd"/>
      <w:r>
        <w:t xml:space="preserve"> fully understand this problem, it is important to understand the question correctly.  Notice that the question only considers the families that already have at least one girl, and the girl can be the first child or the second child.  Consider the probability tree in figure 1 – only the families with at least one girl are considered.  Therefore, if a family is known to have at least one girl, ordering children by age, the children could be a girl and a boy, a boy and a girl, or both girls.  All these options are equally likely in this scenario, giving rise to the probability of </w:t>
      </w:r>
      <m:oMath>
        <m:f>
          <m:fPr>
            <m:ctrlPr>
              <w:rPr>
                <w:rFonts w:ascii="Cambria Math" w:hAnsi="Cambria Math"/>
                <w:i/>
              </w:rPr>
            </m:ctrlPr>
          </m:fPr>
          <m:num>
            <m:r>
              <w:rPr>
                <w:rFonts w:ascii="Cambria Math" w:hAnsi="Cambria Math"/>
              </w:rPr>
              <m:t>1</m:t>
            </m:r>
          </m:num>
          <m:den>
            <m:r>
              <w:rPr>
                <w:rFonts w:ascii="Cambria Math" w:hAnsi="Cambria Math"/>
              </w:rPr>
              <m:t>3</m:t>
            </m:r>
          </m:den>
        </m:f>
      </m:oMath>
      <w:r>
        <w:t>.</w:t>
      </w:r>
    </w:p>
    <w:p w14:paraId="465BCB8F" w14:textId="77777777" w:rsidR="0033095F" w:rsidRDefault="0033095F" w:rsidP="0033095F">
      <w:r>
        <w:rPr>
          <w:noProof/>
          <w:lang w:eastAsia="en-GB" w:bidi="ar-SA"/>
        </w:rPr>
        <mc:AlternateContent>
          <mc:Choice Requires="wpg">
            <w:drawing>
              <wp:anchor distT="0" distB="0" distL="114300" distR="114300" simplePos="0" relativeHeight="251660288" behindDoc="0" locked="0" layoutInCell="1" allowOverlap="1" wp14:anchorId="0AC278A9" wp14:editId="619B9401">
                <wp:simplePos x="0" y="0"/>
                <wp:positionH relativeFrom="column">
                  <wp:posOffset>1104900</wp:posOffset>
                </wp:positionH>
                <wp:positionV relativeFrom="paragraph">
                  <wp:posOffset>34925</wp:posOffset>
                </wp:positionV>
                <wp:extent cx="3776663" cy="1981201"/>
                <wp:effectExtent l="0" t="0" r="0" b="0"/>
                <wp:wrapNone/>
                <wp:docPr id="40" name="Group 40"/>
                <wp:cNvGraphicFramePr/>
                <a:graphic xmlns:a="http://schemas.openxmlformats.org/drawingml/2006/main">
                  <a:graphicData uri="http://schemas.microsoft.com/office/word/2010/wordprocessingGroup">
                    <wpg:wgp>
                      <wpg:cNvGrpSpPr/>
                      <wpg:grpSpPr>
                        <a:xfrm>
                          <a:off x="0" y="0"/>
                          <a:ext cx="3776663" cy="1981201"/>
                          <a:chOff x="0" y="0"/>
                          <a:chExt cx="3776663" cy="1981201"/>
                        </a:xfrm>
                      </wpg:grpSpPr>
                      <wps:wsp>
                        <wps:cNvPr id="39" name="Rectangle 39"/>
                        <wps:cNvSpPr/>
                        <wps:spPr>
                          <a:xfrm>
                            <a:off x="1771650" y="0"/>
                            <a:ext cx="2005013" cy="495300"/>
                          </a:xfrm>
                          <a:prstGeom prst="rect">
                            <a:avLst/>
                          </a:prstGeom>
                          <a:pattFill prst="wdUpDiag">
                            <a:fgClr>
                              <a:srgbClr val="FF0000"/>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1881188" y="133350"/>
                            <a:ext cx="1852613" cy="785813"/>
                            <a:chOff x="0" y="0"/>
                            <a:chExt cx="1852613" cy="785813"/>
                          </a:xfrm>
                        </wpg:grpSpPr>
                        <wps:wsp>
                          <wps:cNvPr id="16" name="Straight Arrow Connector 16">
                            <a:extLst>
                              <a:ext uri="{C183D7F6-B498-43B3-948B-1728B52AA6E4}">
                                <adec:decorative xmlns:adec="http://schemas.microsoft.com/office/drawing/2017/decorative" val="0"/>
                              </a:ext>
                            </a:extLst>
                          </wps:cNvPr>
                          <wps:cNvCnPr/>
                          <wps:spPr>
                            <a:xfrm flipV="1">
                              <a:off x="0" y="180975"/>
                              <a:ext cx="131445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Text Box 18"/>
                          <wps:cNvSpPr txBox="1"/>
                          <wps:spPr>
                            <a:xfrm>
                              <a:off x="314325" y="0"/>
                              <a:ext cx="404495" cy="252095"/>
                            </a:xfrm>
                            <a:prstGeom prst="rect">
                              <a:avLst/>
                            </a:prstGeom>
                            <a:noFill/>
                            <a:ln w="6350">
                              <a:noFill/>
                            </a:ln>
                          </wps:spPr>
                          <wps:txbx>
                            <w:txbxContent>
                              <w:p w14:paraId="195DFD1F"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1409700" y="0"/>
                              <a:ext cx="428625" cy="261938"/>
                            </a:xfrm>
                            <a:prstGeom prst="rect">
                              <a:avLst/>
                            </a:prstGeom>
                            <a:noFill/>
                            <a:ln w="6350">
                              <a:noFill/>
                            </a:ln>
                          </wps:spPr>
                          <wps:txbx>
                            <w:txbxContent>
                              <w:p w14:paraId="19760F28" w14:textId="77777777" w:rsidR="0033095F" w:rsidRDefault="0033095F" w:rsidP="0033095F">
                                <w:r>
                                  <w:t>boy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333375" y="533400"/>
                              <a:ext cx="404495" cy="252413"/>
                            </a:xfrm>
                            <a:prstGeom prst="rect">
                              <a:avLst/>
                            </a:prstGeom>
                            <a:solidFill>
                              <a:schemeClr val="lt1"/>
                            </a:solidFill>
                            <a:ln w="6350">
                              <a:noFill/>
                            </a:ln>
                          </wps:spPr>
                          <wps:txbx>
                            <w:txbxContent>
                              <w:p w14:paraId="10CEBAF8"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Arrow Connector 17"/>
                          <wps:cNvCnPr/>
                          <wps:spPr>
                            <a:xfrm>
                              <a:off x="9525" y="461963"/>
                              <a:ext cx="1304925" cy="185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Text Box 21"/>
                          <wps:cNvSpPr txBox="1"/>
                          <wps:spPr>
                            <a:xfrm>
                              <a:off x="1423988" y="523875"/>
                              <a:ext cx="428625" cy="261620"/>
                            </a:xfrm>
                            <a:prstGeom prst="rect">
                              <a:avLst/>
                            </a:prstGeom>
                            <a:solidFill>
                              <a:schemeClr val="lt1"/>
                            </a:solidFill>
                            <a:ln w="6350">
                              <a:noFill/>
                            </a:ln>
                          </wps:spPr>
                          <wps:txbx>
                            <w:txbxContent>
                              <w:p w14:paraId="7AC704AC" w14:textId="77777777" w:rsidR="0033095F" w:rsidRDefault="0033095F" w:rsidP="0033095F">
                                <w:r>
                                  <w:t>girl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 name="Group 14"/>
                        <wpg:cNvGrpSpPr/>
                        <wpg:grpSpPr>
                          <a:xfrm>
                            <a:off x="0" y="447675"/>
                            <a:ext cx="1857375" cy="1318895"/>
                            <a:chOff x="0" y="0"/>
                            <a:chExt cx="1857375" cy="1318895"/>
                          </a:xfrm>
                        </wpg:grpSpPr>
                        <wps:wsp>
                          <wps:cNvPr id="7" name="Straight Arrow Connector 7">
                            <a:extLst>
                              <a:ext uri="{C183D7F6-B498-43B3-948B-1728B52AA6E4}">
                                <adec:decorative xmlns:adec="http://schemas.microsoft.com/office/drawing/2017/decorative" val="0"/>
                              </a:ext>
                            </a:extLst>
                          </wps:cNvPr>
                          <wps:cNvCnPr/>
                          <wps:spPr>
                            <a:xfrm flipV="1">
                              <a:off x="0" y="114300"/>
                              <a:ext cx="1348740"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9525" y="661988"/>
                              <a:ext cx="1333500" cy="518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Text Box 10"/>
                          <wps:cNvSpPr txBox="1"/>
                          <wps:spPr>
                            <a:xfrm>
                              <a:off x="314325" y="28575"/>
                              <a:ext cx="404495" cy="252413"/>
                            </a:xfrm>
                            <a:prstGeom prst="rect">
                              <a:avLst/>
                            </a:prstGeom>
                            <a:solidFill>
                              <a:schemeClr val="lt1"/>
                            </a:solidFill>
                            <a:ln w="6350">
                              <a:noFill/>
                            </a:ln>
                          </wps:spPr>
                          <wps:txbx>
                            <w:txbxContent>
                              <w:p w14:paraId="0A94FB27"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333375" y="1057275"/>
                              <a:ext cx="404495" cy="252413"/>
                            </a:xfrm>
                            <a:prstGeom prst="rect">
                              <a:avLst/>
                            </a:prstGeom>
                            <a:solidFill>
                              <a:schemeClr val="lt1"/>
                            </a:solidFill>
                            <a:ln w="6350">
                              <a:noFill/>
                            </a:ln>
                          </wps:spPr>
                          <wps:txbx>
                            <w:txbxContent>
                              <w:p w14:paraId="4341F850"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1423987" y="0"/>
                              <a:ext cx="428625" cy="261938"/>
                            </a:xfrm>
                            <a:prstGeom prst="rect">
                              <a:avLst/>
                            </a:prstGeom>
                            <a:solidFill>
                              <a:schemeClr val="lt1"/>
                            </a:solidFill>
                            <a:ln w="6350">
                              <a:noFill/>
                            </a:ln>
                          </wps:spPr>
                          <wps:txbx>
                            <w:txbxContent>
                              <w:p w14:paraId="2B78A123" w14:textId="77777777" w:rsidR="0033095F" w:rsidRDefault="0033095F" w:rsidP="0033095F">
                                <w:r>
                                  <w:t>boy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1428750" y="1057275"/>
                              <a:ext cx="428625" cy="261620"/>
                            </a:xfrm>
                            <a:prstGeom prst="rect">
                              <a:avLst/>
                            </a:prstGeom>
                            <a:solidFill>
                              <a:schemeClr val="lt1"/>
                            </a:solidFill>
                            <a:ln w="6350">
                              <a:noFill/>
                            </a:ln>
                          </wps:spPr>
                          <wps:txbx>
                            <w:txbxContent>
                              <w:p w14:paraId="6F17A2EC" w14:textId="77777777" w:rsidR="0033095F" w:rsidRDefault="0033095F" w:rsidP="0033095F">
                                <w:r>
                                  <w:t>girl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0" name="Group 30"/>
                        <wpg:cNvGrpSpPr/>
                        <wpg:grpSpPr>
                          <a:xfrm>
                            <a:off x="1881188" y="1195388"/>
                            <a:ext cx="1852613" cy="785813"/>
                            <a:chOff x="0" y="0"/>
                            <a:chExt cx="1852613" cy="785813"/>
                          </a:xfrm>
                        </wpg:grpSpPr>
                        <wps:wsp>
                          <wps:cNvPr id="31" name="Straight Arrow Connector 31">
                            <a:extLst>
                              <a:ext uri="{C183D7F6-B498-43B3-948B-1728B52AA6E4}">
                                <adec:decorative xmlns:adec="http://schemas.microsoft.com/office/drawing/2017/decorative" val="0"/>
                              </a:ext>
                            </a:extLst>
                          </wps:cNvPr>
                          <wps:cNvCnPr/>
                          <wps:spPr>
                            <a:xfrm flipV="1">
                              <a:off x="0" y="180975"/>
                              <a:ext cx="1314450" cy="2819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2" name="Text Box 32"/>
                          <wps:cNvSpPr txBox="1"/>
                          <wps:spPr>
                            <a:xfrm>
                              <a:off x="314325" y="0"/>
                              <a:ext cx="404495" cy="252095"/>
                            </a:xfrm>
                            <a:prstGeom prst="rect">
                              <a:avLst/>
                            </a:prstGeom>
                            <a:solidFill>
                              <a:schemeClr val="lt1"/>
                            </a:solidFill>
                            <a:ln w="6350">
                              <a:noFill/>
                            </a:ln>
                          </wps:spPr>
                          <wps:txbx>
                            <w:txbxContent>
                              <w:p w14:paraId="2F0A19F0"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 name="Text Box 33"/>
                          <wps:cNvSpPr txBox="1"/>
                          <wps:spPr>
                            <a:xfrm>
                              <a:off x="1409700" y="0"/>
                              <a:ext cx="428625" cy="261938"/>
                            </a:xfrm>
                            <a:prstGeom prst="rect">
                              <a:avLst/>
                            </a:prstGeom>
                            <a:solidFill>
                              <a:schemeClr val="lt1"/>
                            </a:solidFill>
                            <a:ln w="6350">
                              <a:noFill/>
                            </a:ln>
                          </wps:spPr>
                          <wps:txbx>
                            <w:txbxContent>
                              <w:p w14:paraId="460CE263" w14:textId="77777777" w:rsidR="0033095F" w:rsidRDefault="0033095F" w:rsidP="0033095F">
                                <w:r>
                                  <w:t>boy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Text Box 34"/>
                          <wps:cNvSpPr txBox="1"/>
                          <wps:spPr>
                            <a:xfrm>
                              <a:off x="333375" y="533400"/>
                              <a:ext cx="404495" cy="252413"/>
                            </a:xfrm>
                            <a:prstGeom prst="rect">
                              <a:avLst/>
                            </a:prstGeom>
                            <a:solidFill>
                              <a:schemeClr val="lt1"/>
                            </a:solidFill>
                            <a:ln w="6350">
                              <a:noFill/>
                            </a:ln>
                          </wps:spPr>
                          <wps:txbx>
                            <w:txbxContent>
                              <w:p w14:paraId="30290126" w14:textId="77777777" w:rsidR="0033095F" w:rsidRDefault="0033095F" w:rsidP="0033095F">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Straight Arrow Connector 35"/>
                          <wps:cNvCnPr/>
                          <wps:spPr>
                            <a:xfrm>
                              <a:off x="9525" y="461963"/>
                              <a:ext cx="1304925" cy="185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Text Box 36"/>
                          <wps:cNvSpPr txBox="1"/>
                          <wps:spPr>
                            <a:xfrm>
                              <a:off x="1423988" y="523875"/>
                              <a:ext cx="428625" cy="261620"/>
                            </a:xfrm>
                            <a:prstGeom prst="rect">
                              <a:avLst/>
                            </a:prstGeom>
                            <a:solidFill>
                              <a:schemeClr val="lt1"/>
                            </a:solidFill>
                            <a:ln w="6350">
                              <a:noFill/>
                            </a:ln>
                          </wps:spPr>
                          <wps:txbx>
                            <w:txbxContent>
                              <w:p w14:paraId="0478EA61" w14:textId="77777777" w:rsidR="0033095F" w:rsidRDefault="0033095F" w:rsidP="0033095F">
                                <w:r>
                                  <w:t>girl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0AC278A9" id="Group 40" o:spid="_x0000_s1026" style="position:absolute;margin-left:87pt;margin-top:2.75pt;width:297.4pt;height:156pt;z-index:251660288" coordsize="37766,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">
                <v:rect id="Rectangle 39" o:spid="_x0000_s1027" style="position:absolute;left:17716;width:20050;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" fillcolor="red" stroked="f" strokeweight="2pt">
                  <v:fill r:id="rId14" o:title="" color2="white [3212]" type="pattern"/>
                </v:rect>
                <v:group id="Group 29" o:spid="_x0000_s1028" style="position:absolute;left:18811;top:1333;width:18527;height:7858" coordsize="18526,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16" o:spid="_x0000_s1029" type="#_x0000_t32" style="position:absolute;top:1809;width:13144;height:2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" strokecolor="#4579b8 [3044]">
                    <v:stroke endarrow="block"/>
                  </v:shape>
                  <v:shapetype id="_x0000_t202" coordsize="21600,21600" o:spt="202" path="m,l,21600r21600,l21600,xe">
                    <v:stroke joinstyle="miter"/>
                    <v:path gradientshapeok="t" o:connecttype="rect"/>
                  </v:shapetype>
                  <v:shape id="Text Box 18" o:spid="_x0000_s1030" type="#_x0000_t202" style="position:absolute;left:3143;width:4045;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195DFD1F" w14:textId="77777777" w:rsidR="0033095F" w:rsidRDefault="0033095F" w:rsidP="0033095F">
                          <w:r>
                            <w:t>0.5</w:t>
                          </w:r>
                        </w:p>
                      </w:txbxContent>
                    </v:textbox>
                  </v:shape>
                  <v:shape id="Text Box 20" o:spid="_x0000_s1031" type="#_x0000_t202" style="position:absolute;left:14097;width:428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19760F28" w14:textId="77777777" w:rsidR="0033095F" w:rsidRDefault="0033095F" w:rsidP="0033095F">
                          <w:r>
                            <w:t>boy</w:t>
                          </w:r>
                        </w:p>
                      </w:txbxContent>
                    </v:textbox>
                  </v:shape>
                  <v:shape id="Text Box 19" o:spid="_x0000_s1032" type="#_x0000_t202" style="position:absolute;left:3333;top:5334;width:4045;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" fillcolor="white [3201]" stroked="f" strokeweight=".5pt">
                    <v:textbox>
                      <w:txbxContent>
                        <w:p w14:paraId="10CEBAF8" w14:textId="77777777" w:rsidR="0033095F" w:rsidRDefault="0033095F" w:rsidP="0033095F">
                          <w:r>
                            <w:t>0.5</w:t>
                          </w:r>
                        </w:p>
                      </w:txbxContent>
                    </v:textbox>
                  </v:shape>
                  <v:shape id="Straight Arrow Connector 17" o:spid="_x0000_s1033" type="#_x0000_t32" style="position:absolute;left:95;top:4619;width:13049;height:1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" strokecolor="#4579b8 [3044]">
                    <v:stroke endarrow="block"/>
                  </v:shape>
                  <v:shape id="Text Box 21" o:spid="_x0000_s1034" type="#_x0000_t202" style="position:absolute;left:14239;top:5238;width:428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" fillcolor="white [3201]" stroked="f" strokeweight=".5pt">
                    <v:textbox>
                      <w:txbxContent>
                        <w:p w14:paraId="7AC704AC" w14:textId="77777777" w:rsidR="0033095F" w:rsidRDefault="0033095F" w:rsidP="0033095F">
                          <w:r>
                            <w:t>girl</w:t>
                          </w:r>
                        </w:p>
                      </w:txbxContent>
                    </v:textbox>
                  </v:shape>
                </v:group>
                <v:group id="Group 14" o:spid="_x0000_s1035" style="position:absolute;top:4476;width:18573;height:13189" coordsize="18573,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Straight Arrow Connector 7" o:spid="_x0000_s1036" type="#_x0000_t32" style="position:absolute;top:1143;width:13487;height:54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" strokecolor="#4579b8 [3044]">
                    <v:stroke endarrow="block"/>
                  </v:shape>
                  <v:shape id="Straight Arrow Connector 8" o:spid="_x0000_s1037" type="#_x0000_t32" style="position:absolute;left:95;top:6619;width:13335;height:5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" strokecolor="#4579b8 [3044]">
                    <v:stroke endarrow="block"/>
                  </v:shape>
                  <v:shape id="Text Box 10" o:spid="_x0000_s1038" type="#_x0000_t202" style="position:absolute;left:3143;top:285;width:4045;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" fillcolor="white [3201]" stroked="f" strokeweight=".5pt">
                    <v:textbox>
                      <w:txbxContent>
                        <w:p w14:paraId="0A94FB27" w14:textId="77777777" w:rsidR="0033095F" w:rsidRDefault="0033095F" w:rsidP="0033095F">
                          <w:r>
                            <w:t>0.5</w:t>
                          </w:r>
                        </w:p>
                      </w:txbxContent>
                    </v:textbox>
                  </v:shape>
                  <v:shape id="Text Box 11" o:spid="_x0000_s1039" type="#_x0000_t202" style="position:absolute;left:3333;top:10572;width:4045;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" fillcolor="white [3201]" stroked="f" strokeweight=".5pt">
                    <v:textbox>
                      <w:txbxContent>
                        <w:p w14:paraId="4341F850" w14:textId="77777777" w:rsidR="0033095F" w:rsidRDefault="0033095F" w:rsidP="0033095F">
                          <w:r>
                            <w:t>0.5</w:t>
                          </w:r>
                        </w:p>
                      </w:txbxContent>
                    </v:textbox>
                  </v:shape>
                  <v:shape id="Text Box 12" o:spid="_x0000_s1040" type="#_x0000_t202" style="position:absolute;left:14239;width:4287;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" fillcolor="white [3201]" stroked="f" strokeweight=".5pt">
                    <v:textbox>
                      <w:txbxContent>
                        <w:p w14:paraId="2B78A123" w14:textId="77777777" w:rsidR="0033095F" w:rsidRDefault="0033095F" w:rsidP="0033095F">
                          <w:r>
                            <w:t>boy</w:t>
                          </w:r>
                        </w:p>
                      </w:txbxContent>
                    </v:textbox>
                  </v:shape>
                  <v:shape id="Text Box 13" o:spid="_x0000_s1041" type="#_x0000_t202" style="position:absolute;left:14287;top:10572;width:428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6F17A2EC" w14:textId="77777777" w:rsidR="0033095F" w:rsidRDefault="0033095F" w:rsidP="0033095F">
                          <w:r>
                            <w:t>girl</w:t>
                          </w:r>
                        </w:p>
                      </w:txbxContent>
                    </v:textbox>
                  </v:shape>
                </v:group>
                <v:group id="Group 30" o:spid="_x0000_s1042" style="position:absolute;left:18811;top:11953;width:18527;height:7859" coordsize="18526,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Straight Arrow Connector 31" o:spid="_x0000_s1043" type="#_x0000_t32" style="position:absolute;top:1809;width:13144;height:28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" strokecolor="#4579b8 [3044]">
                    <v:stroke endarrow="block"/>
                  </v:shape>
                  <v:shape id="Text Box 32" o:spid="_x0000_s1044" type="#_x0000_t202" style="position:absolute;left:3143;width:4045;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" fillcolor="white [3201]" stroked="f" strokeweight=".5pt">
                    <v:textbox>
                      <w:txbxContent>
                        <w:p w14:paraId="2F0A19F0" w14:textId="77777777" w:rsidR="0033095F" w:rsidRDefault="0033095F" w:rsidP="0033095F">
                          <w:r>
                            <w:t>0.5</w:t>
                          </w:r>
                        </w:p>
                      </w:txbxContent>
                    </v:textbox>
                  </v:shape>
                  <v:shape id="Text Box 33" o:spid="_x0000_s1045" type="#_x0000_t202" style="position:absolute;left:14097;width:4286;height:2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" fillcolor="white [3201]" stroked="f" strokeweight=".5pt">
                    <v:textbox>
                      <w:txbxContent>
                        <w:p w14:paraId="460CE263" w14:textId="77777777" w:rsidR="0033095F" w:rsidRDefault="0033095F" w:rsidP="0033095F">
                          <w:r>
                            <w:t>boy</w:t>
                          </w:r>
                        </w:p>
                      </w:txbxContent>
                    </v:textbox>
                  </v:shape>
                  <v:shape id="Text Box 34" o:spid="_x0000_s1046" type="#_x0000_t202" style="position:absolute;left:3333;top:5334;width:4045;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" fillcolor="white [3201]" stroked="f" strokeweight=".5pt">
                    <v:textbox>
                      <w:txbxContent>
                        <w:p w14:paraId="30290126" w14:textId="77777777" w:rsidR="0033095F" w:rsidRDefault="0033095F" w:rsidP="0033095F">
                          <w:r>
                            <w:t>0.5</w:t>
                          </w:r>
                        </w:p>
                      </w:txbxContent>
                    </v:textbox>
                  </v:shape>
                  <v:shape id="Straight Arrow Connector 35" o:spid="_x0000_s1047" type="#_x0000_t32" style="position:absolute;left:95;top:4619;width:13049;height:1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" strokecolor="#4579b8 [3044]">
                    <v:stroke endarrow="block"/>
                  </v:shape>
                  <v:shape id="Text Box 36" o:spid="_x0000_s1048" type="#_x0000_t202" style="position:absolute;left:14239;top:5238;width:428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" fillcolor="white [3201]" stroked="f" strokeweight=".5pt">
                    <v:textbox>
                      <w:txbxContent>
                        <w:p w14:paraId="0478EA61" w14:textId="77777777" w:rsidR="0033095F" w:rsidRDefault="0033095F" w:rsidP="0033095F">
                          <w:r>
                            <w:t>girl</w:t>
                          </w:r>
                        </w:p>
                      </w:txbxContent>
                    </v:textbox>
                  </v:shape>
                </v:group>
              </v:group>
            </w:pict>
          </mc:Fallback>
        </mc:AlternateContent>
      </w:r>
      <w:r>
        <w:rPr>
          <w:noProof/>
          <w:lang w:eastAsia="en-GB" w:bidi="ar-SA"/>
        </w:rPr>
        <mc:AlternateContent>
          <mc:Choice Requires="wps">
            <w:drawing>
              <wp:anchor distT="0" distB="0" distL="114300" distR="114300" simplePos="0" relativeHeight="251661312" behindDoc="0" locked="0" layoutInCell="1" allowOverlap="1" wp14:anchorId="2889D570" wp14:editId="4ACDF2D1">
                <wp:simplePos x="0" y="0"/>
                <wp:positionH relativeFrom="column">
                  <wp:posOffset>1104900</wp:posOffset>
                </wp:positionH>
                <wp:positionV relativeFrom="paragraph">
                  <wp:posOffset>2073275</wp:posOffset>
                </wp:positionV>
                <wp:extent cx="3733800" cy="63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5C0B8B22" w14:textId="77777777" w:rsidR="0033095F" w:rsidRPr="004014FD" w:rsidRDefault="0033095F" w:rsidP="0033095F">
                            <w:pPr>
                              <w:pStyle w:val="Caption"/>
                              <w:rPr>
                                <w:noProof/>
                                <w:sz w:val="24"/>
                                <w:szCs w:val="21"/>
                              </w:rPr>
                            </w:pPr>
                            <w:r>
                              <w:t xml:space="preserve">Figure </w:t>
                            </w:r>
                            <w:r>
                              <w:fldChar w:fldCharType="begin"/>
                            </w:r>
                            <w:r>
                              <w:instrText xml:space="preserve"> SEQ Figure \* ARABIC </w:instrText>
                            </w:r>
                            <w:r>
                              <w:fldChar w:fldCharType="separate"/>
                            </w:r>
                            <w:r>
                              <w:rPr>
                                <w:noProof/>
                              </w:rPr>
                              <w:t>1</w:t>
                            </w:r>
                            <w:r>
                              <w:fldChar w:fldCharType="end"/>
                            </w:r>
                            <w:r>
                              <w:t xml:space="preserve"> - Probability tree.  The shaded section of the probability tree is not being considered, since in this case, the family would have two boys.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9D570" id="Text Box 38" o:spid="_x0000_s1049" type="#_x0000_t202" style="position:absolute;margin-left:87pt;margin-top:163.25pt;width:29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eg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bn4tFjcTikkKXaz+Bh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" stroked="f">
                <v:textbox style="mso-fit-shape-to-text:t" inset="0,0,0,0">
                  <w:txbxContent>
                    <w:p w14:paraId="5C0B8B22" w14:textId="77777777" w:rsidR="0033095F" w:rsidRPr="004014FD" w:rsidRDefault="0033095F" w:rsidP="0033095F">
                      <w:pPr>
                        <w:pStyle w:val="Caption"/>
                        <w:rPr>
                          <w:noProof/>
                          <w:sz w:val="24"/>
                          <w:szCs w:val="21"/>
                        </w:rPr>
                      </w:pPr>
                      <w:r>
                        <w:t xml:space="preserve">Figure </w:t>
                      </w:r>
                      <w:r>
                        <w:fldChar w:fldCharType="begin"/>
                      </w:r>
                      <w:r>
                        <w:instrText xml:space="preserve"> SEQ Figure \* ARABIC </w:instrText>
                      </w:r>
                      <w:r>
                        <w:fldChar w:fldCharType="separate"/>
                      </w:r>
                      <w:r>
                        <w:rPr>
                          <w:noProof/>
                        </w:rPr>
                        <w:t>1</w:t>
                      </w:r>
                      <w:r>
                        <w:fldChar w:fldCharType="end"/>
                      </w:r>
                      <w:r>
                        <w:t xml:space="preserve"> - Probability tree.  The shaded section of the probability tree is not being considered, since in this case, the family would have two boys.</w:t>
                      </w:r>
                    </w:p>
                  </w:txbxContent>
                </v:textbox>
              </v:shape>
            </w:pict>
          </mc:Fallback>
        </mc:AlternateContent>
      </w:r>
    </w:p>
    <w:p w14:paraId="4A9D019E" w14:textId="77777777" w:rsidR="0033095F" w:rsidRDefault="0033095F" w:rsidP="0033095F"/>
    <w:p w14:paraId="0453EDFB" w14:textId="77777777" w:rsidR="0033095F" w:rsidRDefault="0033095F" w:rsidP="0033095F"/>
    <w:p w14:paraId="22DD7906" w14:textId="77777777" w:rsidR="0033095F" w:rsidRDefault="0033095F" w:rsidP="0033095F"/>
    <w:p w14:paraId="25788F8E" w14:textId="77777777" w:rsidR="0033095F" w:rsidRDefault="0033095F" w:rsidP="0033095F"/>
    <w:p w14:paraId="1D281327" w14:textId="77777777" w:rsidR="0033095F" w:rsidRDefault="0033095F" w:rsidP="0033095F"/>
    <w:p w14:paraId="25738D78" w14:textId="77777777" w:rsidR="0033095F" w:rsidRDefault="0033095F" w:rsidP="0033095F"/>
    <w:p w14:paraId="5D070750" w14:textId="77777777" w:rsidR="0033095F" w:rsidRDefault="0033095F" w:rsidP="0033095F"/>
    <w:p w14:paraId="7A751BE4" w14:textId="666171C5" w:rsidR="0033095F" w:rsidRPr="00411630" w:rsidRDefault="0033095F" w:rsidP="0033095F">
      <w:pPr>
        <w:pStyle w:val="Heading3"/>
        <w:rPr>
          <w:lang w:val="fr-FR"/>
        </w:rPr>
      </w:pPr>
      <w:r w:rsidRPr="00411630">
        <w:rPr>
          <w:lang w:val="fr-FR"/>
        </w:rPr>
        <w:lastRenderedPageBreak/>
        <w:t>Section 4</w:t>
      </w:r>
    </w:p>
    <w:p w14:paraId="79BBFDC6" w14:textId="1FB2305B" w:rsidR="0033095F" w:rsidRPr="00411630" w:rsidRDefault="0033095F" w:rsidP="0033095F">
      <w:pPr>
        <w:pStyle w:val="Heading3"/>
        <w:rPr>
          <w:lang w:val="fr-FR"/>
        </w:rPr>
      </w:pPr>
      <w:r w:rsidRPr="00411630">
        <w:rPr>
          <w:lang w:val="fr-FR"/>
        </w:rPr>
        <w:t>Implement a Simple-Monte Carlo Solution</w:t>
      </w:r>
    </w:p>
    <w:p w14:paraId="3C039030" w14:textId="77777777" w:rsidR="0033095F" w:rsidRPr="00411630" w:rsidRDefault="0033095F" w:rsidP="0033095F">
      <w:pPr>
        <w:rPr>
          <w:lang w:val="fr-FR"/>
        </w:rPr>
      </w:pPr>
    </w:p>
    <w:p w14:paraId="3F27F1D4" w14:textId="277269FE" w:rsidR="0033095F" w:rsidRDefault="0033095F" w:rsidP="00184F2B">
      <w:pPr>
        <w:pStyle w:val="Heading3"/>
      </w:pPr>
      <w:r>
        <w:t>Task 5</w:t>
      </w:r>
      <w:r w:rsidR="003B1BA7">
        <w:t xml:space="preserve"> (AA1.4, 7 marks)</w:t>
      </w:r>
      <w:r>
        <w:t>:</w:t>
      </w:r>
    </w:p>
    <w:p w14:paraId="4F11EF7E" w14:textId="77777777" w:rsidR="0033095F" w:rsidRDefault="0033095F" w:rsidP="0033095F">
      <w:pPr>
        <w:rPr>
          <w:rFonts w:asciiTheme="majorHAnsi" w:eastAsiaTheme="majorEastAsia" w:hAnsiTheme="majorHAnsi" w:cstheme="majorBidi"/>
          <w:sz w:val="28"/>
          <w:szCs w:val="28"/>
        </w:rPr>
      </w:pPr>
    </w:p>
    <w:p w14:paraId="3BB0B5AE" w14:textId="12DB3617" w:rsidR="0033095F" w:rsidRDefault="0033095F" w:rsidP="0033095F">
      <w:pPr>
        <w:rPr>
          <w:ins w:id="292" w:author="Lee Xerri" w:date="2025-03-20T14:31:00Z" w16du:dateUtc="2025-03-20T13:31:00Z"/>
        </w:rPr>
      </w:pPr>
      <w:r>
        <w:rPr>
          <w:rFonts w:asciiTheme="majorHAnsi" w:eastAsiaTheme="majorEastAsia" w:hAnsiTheme="majorHAnsi" w:cstheme="majorBidi"/>
          <w:sz w:val="28"/>
          <w:szCs w:val="28"/>
        </w:rPr>
        <w:t>I</w:t>
      </w:r>
      <w:r>
        <w:t xml:space="preserve">mplement a Simple Monte Carlo algorithm to </w:t>
      </w:r>
      <w:r w:rsidR="00AB40E2">
        <w:t xml:space="preserve">find the probability of the two </w:t>
      </w:r>
      <w:proofErr w:type="gramStart"/>
      <w:r w:rsidR="003B1BA7">
        <w:t>girls</w:t>
      </w:r>
      <w:proofErr w:type="gramEnd"/>
      <w:r w:rsidR="00AB40E2">
        <w:t xml:space="preserve"> fallacy</w:t>
      </w:r>
      <w:r w:rsidR="00190022">
        <w:t xml:space="preserve">. An output of 1 in the simulation means that the other child is also a girl, while a 0 means that the other child is a boy. </w:t>
      </w:r>
      <w:r w:rsidR="00AB40E2">
        <w:t>(4</w:t>
      </w:r>
      <w:r w:rsidR="00D73EC3">
        <w:t xml:space="preserve"> </w:t>
      </w:r>
      <w:r w:rsidR="00AB40E2">
        <w:t>marks)</w:t>
      </w:r>
      <w:r>
        <w:br/>
        <w:t>Add screenshots of your implementation (only the Simple Monte Carlo algorithm itself is required) and of your estimated probability</w:t>
      </w:r>
      <w:r w:rsidR="003B1BA7">
        <w:t xml:space="preserve"> that the other child is also a girl</w:t>
      </w:r>
      <w:r>
        <w:t>, using a sample size of 10,000. (3 marks)</w:t>
      </w:r>
    </w:p>
    <w:p w14:paraId="503F7D0C" w14:textId="56C8876A" w:rsidR="00162F8F" w:rsidRDefault="00162F8F" w:rsidP="00162F8F">
      <w:pPr>
        <w:jc w:val="center"/>
        <w:pPrChange w:id="293" w:author="Lee Xerri" w:date="2025-03-20T14:31:00Z" w16du:dateUtc="2025-03-20T13:31:00Z">
          <w:pPr/>
        </w:pPrChange>
      </w:pPr>
      <w:ins w:id="294" w:author="Lee Xerri" w:date="2025-03-20T14:31:00Z" w16du:dateUtc="2025-03-20T13:31:00Z">
        <w:r>
          <w:rPr>
            <w:noProof/>
          </w:rPr>
          <w:br/>
        </w:r>
      </w:ins>
      <w:ins w:id="295" w:author="Lee Xerri" w:date="2025-03-20T14:49:00Z" w16du:dateUtc="2025-03-20T13:49:00Z">
        <w:r w:rsidR="00B30890" w:rsidRPr="00B30890">
          <w:drawing>
            <wp:inline distT="0" distB="0" distL="0" distR="0" wp14:anchorId="0F0F1F42" wp14:editId="7CAC7273">
              <wp:extent cx="4358640" cy="3057567"/>
              <wp:effectExtent l="0" t="0" r="3810" b="9525"/>
              <wp:docPr id="9618796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79640" name="Picture 1" descr="A computer screen shot of a program&#10;&#10;AI-generated content may be incorrect."/>
                      <pic:cNvPicPr/>
                    </pic:nvPicPr>
                    <pic:blipFill>
                      <a:blip r:embed="rId15"/>
                      <a:stretch>
                        <a:fillRect/>
                      </a:stretch>
                    </pic:blipFill>
                    <pic:spPr>
                      <a:xfrm>
                        <a:off x="0" y="0"/>
                        <a:ext cx="4361943" cy="3059884"/>
                      </a:xfrm>
                      <a:prstGeom prst="rect">
                        <a:avLst/>
                      </a:prstGeom>
                    </pic:spPr>
                  </pic:pic>
                </a:graphicData>
              </a:graphic>
            </wp:inline>
          </w:drawing>
        </w:r>
      </w:ins>
      <w:ins w:id="296" w:author="Lee Xerri" w:date="2025-03-20T14:31:00Z" w16du:dateUtc="2025-03-20T13:31:00Z">
        <w:r>
          <w:br/>
        </w:r>
        <w:r>
          <w:br/>
        </w:r>
      </w:ins>
      <w:ins w:id="297" w:author="Lee Xerri" w:date="2025-03-20T14:50:00Z" w16du:dateUtc="2025-03-20T13:50:00Z">
        <w:r w:rsidR="00B30890" w:rsidRPr="00B30890">
          <w:drawing>
            <wp:inline distT="0" distB="0" distL="0" distR="0" wp14:anchorId="65FFCDDD" wp14:editId="2FAB07E1">
              <wp:extent cx="4945380" cy="961602"/>
              <wp:effectExtent l="0" t="0" r="7620" b="0"/>
              <wp:docPr id="558992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92421" name="Picture 1" descr="A screenshot of a computer&#10;&#10;AI-generated content may be incorrect."/>
                      <pic:cNvPicPr/>
                    </pic:nvPicPr>
                    <pic:blipFill>
                      <a:blip r:embed="rId16"/>
                      <a:stretch>
                        <a:fillRect/>
                      </a:stretch>
                    </pic:blipFill>
                    <pic:spPr>
                      <a:xfrm>
                        <a:off x="0" y="0"/>
                        <a:ext cx="4951535" cy="962799"/>
                      </a:xfrm>
                      <a:prstGeom prst="rect">
                        <a:avLst/>
                      </a:prstGeom>
                    </pic:spPr>
                  </pic:pic>
                </a:graphicData>
              </a:graphic>
            </wp:inline>
          </w:drawing>
        </w:r>
      </w:ins>
    </w:p>
    <w:p w14:paraId="7CC20E6F" w14:textId="77777777" w:rsidR="0033095F" w:rsidRDefault="0033095F" w:rsidP="003D3824"/>
    <w:p w14:paraId="6A416157" w14:textId="21930DB5" w:rsidR="003B1BA7" w:rsidRDefault="003B1BA7" w:rsidP="003B1BA7">
      <w:pPr>
        <w:pStyle w:val="Heading3"/>
      </w:pPr>
      <w:r>
        <w:t>Task 6 (SE3.4, 10 marks):</w:t>
      </w:r>
    </w:p>
    <w:p w14:paraId="5C63585A" w14:textId="77777777" w:rsidR="003B1BA7" w:rsidRDefault="003B1BA7" w:rsidP="003D3824"/>
    <w:p w14:paraId="2E5447C6" w14:textId="7EF4F0EC" w:rsidR="003B1BA7" w:rsidRDefault="003B1BA7" w:rsidP="003B1BA7">
      <w:r>
        <w:t xml:space="preserve">Find the variance of the random variable representing the two </w:t>
      </w:r>
      <w:proofErr w:type="gramStart"/>
      <w:r>
        <w:t>girls</w:t>
      </w:r>
      <w:proofErr w:type="gramEnd"/>
      <w:r>
        <w:t xml:space="preserve"> fallacy (4 marks)</w:t>
      </w:r>
    </w:p>
    <w:p w14:paraId="72523DE2" w14:textId="77777777" w:rsidR="003B1BA7" w:rsidRDefault="003B1BA7" w:rsidP="003B1BA7">
      <w:r>
        <w:t>The variance of the simulation can be obtained by using the following formula:</w:t>
      </w:r>
    </w:p>
    <w:p w14:paraId="581D07D4" w14:textId="77777777" w:rsidR="003B1BA7" w:rsidRDefault="00000000" w:rsidP="003B1BA7">
      <w:pPr>
        <w:tabs>
          <w:tab w:val="left" w:pos="3263"/>
          <w:tab w:val="left" w:pos="4328"/>
        </w:tabs>
        <w:ind w:left="72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n</m:t>
                          </m:r>
                        </m:sub>
                      </m:sSub>
                    </m:e>
                  </m:d>
                </m:e>
                <m:sup>
                  <m:r>
                    <w:rPr>
                      <w:rFonts w:ascii="Cambria Math" w:hAnsi="Cambria Math"/>
                    </w:rPr>
                    <m:t>2</m:t>
                  </m:r>
                </m:sup>
              </m:sSup>
            </m:e>
          </m:nary>
        </m:oMath>
      </m:oMathPara>
    </w:p>
    <w:p w14:paraId="6CC22C40" w14:textId="2D325F31" w:rsidR="003B1BA7" w:rsidRDefault="003B1BA7" w:rsidP="003B1BA7">
      <w:pPr>
        <w:rPr>
          <w:ins w:id="298" w:author="Lee Xerri" w:date="2025-03-20T14:59:00Z" w16du:dateUtc="2025-03-20T13:59:00Z"/>
        </w:rPr>
      </w:pPr>
      <w:r>
        <w:t xml:space="preserve">where n is the sample size, </w:t>
      </w:r>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n</m:t>
            </m:r>
          </m:sub>
        </m:sSub>
      </m:oMath>
      <w:r>
        <w:t xml:space="preserve"> is the sample mean and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is the result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simulation</w:t>
      </w:r>
      <w:r w:rsidR="00190022">
        <w:t xml:space="preserve">, representing a girl or a boy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190022">
        <w:t xml:space="preserve"> family as described above.</w:t>
      </w:r>
    </w:p>
    <w:p w14:paraId="7784C3D3" w14:textId="3ABE31C6" w:rsidR="00157AE5" w:rsidRPr="00157AE5" w:rsidRDefault="00157AE5" w:rsidP="003B1BA7">
      <w:pPr>
        <w:rPr>
          <w:u w:val="single"/>
          <w:rPrChange w:id="299" w:author="Lee Xerri" w:date="2025-03-20T15:00:00Z" w16du:dateUtc="2025-03-20T14:00:00Z">
            <w:rPr/>
          </w:rPrChange>
        </w:rPr>
      </w:pPr>
      <w:ins w:id="300" w:author="Lee Xerri" w:date="2025-03-20T15:00:00Z" w16du:dateUtc="2025-03-20T14:00:00Z">
        <w:r>
          <w:rPr>
            <w:u w:val="single"/>
          </w:rPr>
          <w:t xml:space="preserve">Result </w:t>
        </w:r>
        <w:r w:rsidRPr="00157AE5">
          <w:rPr>
            <w:u w:val="single"/>
          </w:rPr>
          <w:t>Variance: 0.22325736573654312</w:t>
        </w:r>
      </w:ins>
    </w:p>
    <w:p w14:paraId="3FB154AC" w14:textId="77777777" w:rsidR="003B1BA7" w:rsidRDefault="003B1BA7" w:rsidP="003B1BA7"/>
    <w:p w14:paraId="0B90CD04" w14:textId="7F5E3B2E" w:rsidR="003B1BA7" w:rsidRDefault="003B1BA7" w:rsidP="003B1BA7">
      <w:pPr>
        <w:rPr>
          <w:ins w:id="301" w:author="Lee Xerri" w:date="2025-03-20T15:00:00Z" w16du:dateUtc="2025-03-20T14:00:00Z"/>
        </w:rPr>
      </w:pPr>
      <w:r>
        <w:t>What is the RMSE error for the chosen sample size of 10,000? (2 marks)</w:t>
      </w:r>
    </w:p>
    <w:p w14:paraId="37F6D74C" w14:textId="35B10222" w:rsidR="00157AE5" w:rsidRPr="00157AE5" w:rsidRDefault="00157AE5" w:rsidP="003B1BA7">
      <w:pPr>
        <w:rPr>
          <w:u w:val="single"/>
          <w:rPrChange w:id="302" w:author="Lee Xerri" w:date="2025-03-20T15:00:00Z" w16du:dateUtc="2025-03-20T14:00:00Z">
            <w:rPr/>
          </w:rPrChange>
        </w:rPr>
      </w:pPr>
      <w:ins w:id="303" w:author="Lee Xerri" w:date="2025-03-20T15:00:00Z" w16du:dateUtc="2025-03-20T14:00:00Z">
        <w:r>
          <w:rPr>
            <w:u w:val="single"/>
          </w:rPr>
          <w:t xml:space="preserve">Result RMSE: </w:t>
        </w:r>
        <w:r w:rsidRPr="00157AE5">
          <w:rPr>
            <w:u w:val="single"/>
          </w:rPr>
          <w:t>0.004725011806721155</w:t>
        </w:r>
      </w:ins>
    </w:p>
    <w:p w14:paraId="70288417" w14:textId="46BD614A" w:rsidR="003B1BA7" w:rsidRDefault="003B1BA7" w:rsidP="003B1BA7">
      <w:pPr>
        <w:rPr>
          <w:ins w:id="304" w:author="Lee Xerri" w:date="2025-03-20T15:00:00Z" w16du:dateUtc="2025-03-20T14:00:00Z"/>
        </w:rPr>
      </w:pPr>
      <w:r>
        <w:t xml:space="preserve">Use the variance to find the sample size to obtain an RMSE error of 0.001. Run the Simple Monte Carlo with the new sample </w:t>
      </w:r>
      <w:r w:rsidR="00681CDF">
        <w:t>size and</w:t>
      </w:r>
      <w:r>
        <w:t xml:space="preserve"> present the new estimated probability that the other child is also a girl (4 marks).</w:t>
      </w:r>
    </w:p>
    <w:p w14:paraId="2210BBCA" w14:textId="7089FA1C" w:rsidR="0019774B" w:rsidRDefault="0019774B" w:rsidP="003B1BA7">
      <w:pPr>
        <w:rPr>
          <w:ins w:id="305" w:author="Lee Xerri" w:date="2025-03-20T15:01:00Z" w16du:dateUtc="2025-03-20T14:01:00Z"/>
          <w:u w:val="single"/>
        </w:rPr>
      </w:pPr>
      <w:ins w:id="306" w:author="Lee Xerri" w:date="2025-03-20T15:00:00Z" w16du:dateUtc="2025-03-20T14:00:00Z">
        <w:r>
          <w:rPr>
            <w:u w:val="single"/>
          </w:rPr>
          <w:t xml:space="preserve">Calculated sample size: </w:t>
        </w:r>
        <w:r w:rsidRPr="0019774B">
          <w:rPr>
            <w:u w:val="single"/>
          </w:rPr>
          <w:t>223258</w:t>
        </w:r>
      </w:ins>
    </w:p>
    <w:p w14:paraId="593AA016" w14:textId="23C064A5" w:rsidR="0019774B" w:rsidRDefault="0019774B" w:rsidP="003B1BA7">
      <w:pPr>
        <w:rPr>
          <w:ins w:id="307" w:author="Lee Xerri" w:date="2025-03-20T15:01:00Z" w16du:dateUtc="2025-03-20T14:01:00Z"/>
          <w:u w:val="single"/>
        </w:rPr>
      </w:pPr>
      <w:ins w:id="308" w:author="Lee Xerri" w:date="2025-03-20T15:01:00Z" w16du:dateUtc="2025-03-20T14:01:00Z">
        <w:r w:rsidRPr="0019774B">
          <w:rPr>
            <w:u w:val="single"/>
          </w:rPr>
          <w:drawing>
            <wp:inline distT="0" distB="0" distL="0" distR="0" wp14:anchorId="26E1CC49" wp14:editId="6F46E7C6">
              <wp:extent cx="4518660" cy="1020827"/>
              <wp:effectExtent l="0" t="0" r="0" b="8255"/>
              <wp:docPr id="20991195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1958" name="Picture 1" descr="A black background with white text&#10;&#10;AI-generated content may be incorrect."/>
                      <pic:cNvPicPr/>
                    </pic:nvPicPr>
                    <pic:blipFill>
                      <a:blip r:embed="rId17"/>
                      <a:stretch>
                        <a:fillRect/>
                      </a:stretch>
                    </pic:blipFill>
                    <pic:spPr>
                      <a:xfrm>
                        <a:off x="0" y="0"/>
                        <a:ext cx="4534161" cy="1024329"/>
                      </a:xfrm>
                      <a:prstGeom prst="rect">
                        <a:avLst/>
                      </a:prstGeom>
                    </pic:spPr>
                  </pic:pic>
                </a:graphicData>
              </a:graphic>
            </wp:inline>
          </w:drawing>
        </w:r>
      </w:ins>
    </w:p>
    <w:p w14:paraId="2E52EDF5" w14:textId="7C3A360E" w:rsidR="0019774B" w:rsidRPr="0019774B" w:rsidRDefault="0019774B" w:rsidP="003B1BA7">
      <w:pPr>
        <w:rPr>
          <w:u w:val="single"/>
          <w:rPrChange w:id="309" w:author="Lee Xerri" w:date="2025-03-20T15:00:00Z" w16du:dateUtc="2025-03-20T14:00:00Z">
            <w:rPr/>
          </w:rPrChange>
        </w:rPr>
      </w:pPr>
      <w:ins w:id="310" w:author="Lee Xerri" w:date="2025-03-20T15:01:00Z" w16du:dateUtc="2025-03-20T14:01:00Z">
        <w:r>
          <w:rPr>
            <w:u w:val="single"/>
          </w:rPr>
          <w:t>The result probability is very close to 0.33 recurring.</w:t>
        </w:r>
      </w:ins>
    </w:p>
    <w:p w14:paraId="14E4F33E" w14:textId="77777777" w:rsidR="003B1BA7" w:rsidRDefault="003B1BA7" w:rsidP="003D3824"/>
    <w:p w14:paraId="20096915" w14:textId="77777777" w:rsidR="006463D7" w:rsidRDefault="006463D7" w:rsidP="003D3824"/>
    <w:p w14:paraId="293470A1" w14:textId="19EDAFC4" w:rsidR="006463D7" w:rsidRDefault="006463D7" w:rsidP="006463D7">
      <w:pPr>
        <w:pStyle w:val="Heading3"/>
      </w:pPr>
      <w:r>
        <w:lastRenderedPageBreak/>
        <w:t>Task 7 (KU1.2, 5 marks):</w:t>
      </w:r>
    </w:p>
    <w:p w14:paraId="22942AA3" w14:textId="77777777" w:rsidR="006463D7" w:rsidRDefault="006463D7" w:rsidP="003D3824"/>
    <w:p w14:paraId="0C4C3896" w14:textId="3AD664F5" w:rsidR="00303B61" w:rsidRDefault="006463D7" w:rsidP="003D3824">
      <w:pPr>
        <w:rPr>
          <w:ins w:id="311" w:author="Lee Xerri" w:date="2025-03-20T15:19:00Z" w16du:dateUtc="2025-03-20T14:19:00Z"/>
        </w:rPr>
      </w:pPr>
      <w:r>
        <w:t>Use the probabilities presented in this assignment to provide an analytical solution to the probability that the other child is also a girl. (3 marks)</w:t>
      </w:r>
    </w:p>
    <w:p w14:paraId="5E62BD87" w14:textId="31208DED" w:rsidR="00303B61" w:rsidRDefault="00303B61" w:rsidP="00303B61">
      <w:pPr>
        <w:jc w:val="center"/>
        <w:rPr>
          <w:ins w:id="312" w:author="Lee Xerri" w:date="2025-03-20T15:20:00Z" w16du:dateUtc="2025-03-20T14:20:00Z"/>
          <w:b/>
          <w:bCs/>
          <w:sz w:val="22"/>
          <w:szCs w:val="20"/>
        </w:rPr>
      </w:pPr>
      <w:proofErr w:type="gramStart"/>
      <w:ins w:id="313" w:author="Lee Xerri" w:date="2025-03-20T15:19:00Z">
        <w:r w:rsidRPr="00303B61">
          <w:rPr>
            <w:b/>
            <w:bCs/>
            <w:sz w:val="22"/>
            <w:szCs w:val="20"/>
            <w:rPrChange w:id="314" w:author="Lee Xerri" w:date="2025-03-20T15:19:00Z" w16du:dateUtc="2025-03-20T14:19:00Z">
              <w:rPr>
                <w:b/>
                <w:bCs/>
              </w:rPr>
            </w:rPrChange>
          </w:rPr>
          <w:t>P(</w:t>
        </w:r>
        <w:proofErr w:type="gramEnd"/>
        <w:r w:rsidRPr="00303B61">
          <w:rPr>
            <w:b/>
            <w:bCs/>
            <w:sz w:val="22"/>
            <w:szCs w:val="20"/>
            <w:rPrChange w:id="315" w:author="Lee Xerri" w:date="2025-03-20T15:19:00Z" w16du:dateUtc="2025-03-20T14:19:00Z">
              <w:rPr>
                <w:b/>
                <w:bCs/>
              </w:rPr>
            </w:rPrChange>
          </w:rPr>
          <w:t>Both are girls</w:t>
        </w:r>
        <w:r w:rsidRPr="00303B61">
          <w:rPr>
            <w:rFonts w:ascii="Cambria Math" w:hAnsi="Cambria Math" w:cs="Cambria Math"/>
            <w:b/>
            <w:bCs/>
            <w:sz w:val="22"/>
            <w:szCs w:val="20"/>
            <w:rPrChange w:id="316" w:author="Lee Xerri" w:date="2025-03-20T15:19:00Z" w16du:dateUtc="2025-03-20T14:19:00Z">
              <w:rPr>
                <w:rFonts w:ascii="Cambria Math" w:hAnsi="Cambria Math" w:cs="Cambria Math"/>
                <w:b/>
                <w:bCs/>
              </w:rPr>
            </w:rPrChange>
          </w:rPr>
          <w:t>∣</w:t>
        </w:r>
        <w:r w:rsidRPr="00303B61">
          <w:rPr>
            <w:b/>
            <w:bCs/>
            <w:sz w:val="22"/>
            <w:szCs w:val="20"/>
            <w:rPrChange w:id="317" w:author="Lee Xerri" w:date="2025-03-20T15:19:00Z" w16du:dateUtc="2025-03-20T14:19:00Z">
              <w:rPr>
                <w:b/>
                <w:bCs/>
              </w:rPr>
            </w:rPrChange>
          </w:rPr>
          <w:t>One</w:t>
        </w:r>
        <w:r w:rsidRPr="00303B61">
          <w:rPr>
            <w:rFonts w:ascii="Calibri" w:hAnsi="Calibri" w:cs="Calibri"/>
            <w:b/>
            <w:bCs/>
            <w:sz w:val="22"/>
            <w:szCs w:val="20"/>
            <w:rPrChange w:id="318" w:author="Lee Xerri" w:date="2025-03-20T15:19:00Z" w16du:dateUtc="2025-03-20T14:19:00Z">
              <w:rPr>
                <w:rFonts w:ascii="Calibri" w:hAnsi="Calibri" w:cs="Calibri"/>
                <w:b/>
                <w:bCs/>
              </w:rPr>
            </w:rPrChange>
          </w:rPr>
          <w:t> </w:t>
        </w:r>
        <w:r w:rsidRPr="00303B61">
          <w:rPr>
            <w:b/>
            <w:bCs/>
            <w:sz w:val="22"/>
            <w:szCs w:val="20"/>
            <w:rPrChange w:id="319" w:author="Lee Xerri" w:date="2025-03-20T15:19:00Z" w16du:dateUtc="2025-03-20T14:19:00Z">
              <w:rPr>
                <w:b/>
                <w:bCs/>
              </w:rPr>
            </w:rPrChange>
          </w:rPr>
          <w:t>is</w:t>
        </w:r>
        <w:r w:rsidRPr="00303B61">
          <w:rPr>
            <w:rFonts w:ascii="Calibri" w:hAnsi="Calibri" w:cs="Calibri"/>
            <w:b/>
            <w:bCs/>
            <w:sz w:val="22"/>
            <w:szCs w:val="20"/>
            <w:rPrChange w:id="320" w:author="Lee Xerri" w:date="2025-03-20T15:19:00Z" w16du:dateUtc="2025-03-20T14:19:00Z">
              <w:rPr>
                <w:rFonts w:ascii="Calibri" w:hAnsi="Calibri" w:cs="Calibri"/>
                <w:b/>
                <w:bCs/>
              </w:rPr>
            </w:rPrChange>
          </w:rPr>
          <w:t> </w:t>
        </w:r>
        <w:r w:rsidRPr="00303B61">
          <w:rPr>
            <w:b/>
            <w:bCs/>
            <w:sz w:val="22"/>
            <w:szCs w:val="20"/>
            <w:rPrChange w:id="321" w:author="Lee Xerri" w:date="2025-03-20T15:19:00Z" w16du:dateUtc="2025-03-20T14:19:00Z">
              <w:rPr>
                <w:b/>
                <w:bCs/>
              </w:rPr>
            </w:rPrChange>
          </w:rPr>
          <w:t>a</w:t>
        </w:r>
        <w:r w:rsidRPr="00303B61">
          <w:rPr>
            <w:rFonts w:ascii="Calibri" w:hAnsi="Calibri" w:cs="Calibri"/>
            <w:b/>
            <w:bCs/>
            <w:sz w:val="22"/>
            <w:szCs w:val="20"/>
            <w:rPrChange w:id="322" w:author="Lee Xerri" w:date="2025-03-20T15:19:00Z" w16du:dateUtc="2025-03-20T14:19:00Z">
              <w:rPr>
                <w:rFonts w:ascii="Calibri" w:hAnsi="Calibri" w:cs="Calibri"/>
                <w:b/>
                <w:bCs/>
              </w:rPr>
            </w:rPrChange>
          </w:rPr>
          <w:t> </w:t>
        </w:r>
        <w:r w:rsidRPr="00303B61">
          <w:rPr>
            <w:b/>
            <w:bCs/>
            <w:sz w:val="22"/>
            <w:szCs w:val="20"/>
            <w:rPrChange w:id="323" w:author="Lee Xerri" w:date="2025-03-20T15:19:00Z" w16du:dateUtc="2025-03-20T14:19:00Z">
              <w:rPr>
                <w:b/>
                <w:bCs/>
              </w:rPr>
            </w:rPrChange>
          </w:rPr>
          <w:t>girl)</w:t>
        </w:r>
      </w:ins>
      <w:ins w:id="324" w:author="Lee Xerri" w:date="2025-03-20T15:19:00Z" w16du:dateUtc="2025-03-20T14:19:00Z">
        <w:r w:rsidRPr="00303B61">
          <w:rPr>
            <w:b/>
            <w:bCs/>
            <w:sz w:val="22"/>
            <w:szCs w:val="20"/>
            <w:rPrChange w:id="325" w:author="Lee Xerri" w:date="2025-03-20T15:19:00Z" w16du:dateUtc="2025-03-20T14:19:00Z">
              <w:rPr>
                <w:b/>
                <w:bCs/>
              </w:rPr>
            </w:rPrChange>
          </w:rPr>
          <w:t xml:space="preserve"> </w:t>
        </w:r>
      </w:ins>
      <w:ins w:id="326" w:author="Lee Xerri" w:date="2025-03-20T15:19:00Z">
        <w:r w:rsidRPr="00303B61">
          <w:rPr>
            <w:b/>
            <w:bCs/>
            <w:sz w:val="22"/>
            <w:szCs w:val="20"/>
            <w:rPrChange w:id="327" w:author="Lee Xerri" w:date="2025-03-20T15:19:00Z" w16du:dateUtc="2025-03-20T14:19:00Z">
              <w:rPr>
                <w:b/>
                <w:bCs/>
              </w:rPr>
            </w:rPrChange>
          </w:rPr>
          <w:t>=</w:t>
        </w:r>
      </w:ins>
      <w:ins w:id="328" w:author="Lee Xerri" w:date="2025-03-20T15:19:00Z" w16du:dateUtc="2025-03-20T14:19:00Z">
        <w:r w:rsidRPr="00303B61">
          <w:rPr>
            <w:b/>
            <w:bCs/>
            <w:sz w:val="22"/>
            <w:szCs w:val="20"/>
            <w:rPrChange w:id="329" w:author="Lee Xerri" w:date="2025-03-20T15:19:00Z" w16du:dateUtc="2025-03-20T14:19:00Z">
              <w:rPr>
                <w:b/>
                <w:bCs/>
              </w:rPr>
            </w:rPrChange>
          </w:rPr>
          <w:t xml:space="preserve"> </w:t>
        </w:r>
      </w:ins>
      <w:ins w:id="330" w:author="Lee Xerri" w:date="2025-03-20T15:19:00Z">
        <w:r w:rsidRPr="00303B61">
          <w:rPr>
            <w:b/>
            <w:bCs/>
            <w:sz w:val="22"/>
            <w:szCs w:val="20"/>
            <w:rPrChange w:id="331" w:author="Lee Xerri" w:date="2025-03-20T15:19:00Z" w16du:dateUtc="2025-03-20T14:19:00Z">
              <w:rPr>
                <w:b/>
                <w:bCs/>
              </w:rPr>
            </w:rPrChange>
          </w:rPr>
          <w:t>Total possible outcomes</w:t>
        </w:r>
      </w:ins>
      <w:ins w:id="332" w:author="Lee Xerri" w:date="2025-03-20T15:19:00Z" w16du:dateUtc="2025-03-20T14:19:00Z">
        <w:r w:rsidRPr="00303B61">
          <w:rPr>
            <w:b/>
            <w:bCs/>
            <w:sz w:val="22"/>
            <w:szCs w:val="20"/>
            <w:rPrChange w:id="333" w:author="Lee Xerri" w:date="2025-03-20T15:19:00Z" w16du:dateUtc="2025-03-20T14:19:00Z">
              <w:rPr>
                <w:b/>
                <w:bCs/>
              </w:rPr>
            </w:rPrChange>
          </w:rPr>
          <w:t xml:space="preserve"> / </w:t>
        </w:r>
      </w:ins>
      <w:ins w:id="334" w:author="Lee Xerri" w:date="2025-03-20T15:19:00Z">
        <w:r w:rsidRPr="00303B61">
          <w:rPr>
            <w:b/>
            <w:bCs/>
            <w:sz w:val="22"/>
            <w:szCs w:val="20"/>
            <w:rPrChange w:id="335" w:author="Lee Xerri" w:date="2025-03-20T15:19:00Z" w16du:dateUtc="2025-03-20T14:19:00Z">
              <w:rPr>
                <w:b/>
                <w:bCs/>
              </w:rPr>
            </w:rPrChange>
          </w:rPr>
          <w:t>Number of </w:t>
        </w:r>
        <w:proofErr w:type="spellStart"/>
        <w:r w:rsidRPr="00303B61">
          <w:rPr>
            <w:b/>
            <w:bCs/>
            <w:sz w:val="22"/>
            <w:szCs w:val="20"/>
            <w:rPrChange w:id="336" w:author="Lee Xerri" w:date="2025-03-20T15:19:00Z" w16du:dateUtc="2025-03-20T14:19:00Z">
              <w:rPr>
                <w:b/>
                <w:bCs/>
              </w:rPr>
            </w:rPrChange>
          </w:rPr>
          <w:t>favorable</w:t>
        </w:r>
        <w:proofErr w:type="spellEnd"/>
        <w:r w:rsidRPr="00303B61">
          <w:rPr>
            <w:b/>
            <w:bCs/>
            <w:sz w:val="22"/>
            <w:szCs w:val="20"/>
            <w:rPrChange w:id="337" w:author="Lee Xerri" w:date="2025-03-20T15:19:00Z" w16du:dateUtc="2025-03-20T14:19:00Z">
              <w:rPr>
                <w:b/>
                <w:bCs/>
              </w:rPr>
            </w:rPrChange>
          </w:rPr>
          <w:t> outcomes​</w:t>
        </w:r>
      </w:ins>
      <w:ins w:id="338" w:author="Lee Xerri" w:date="2025-03-20T15:19:00Z" w16du:dateUtc="2025-03-20T14:19:00Z">
        <w:r w:rsidRPr="00303B61">
          <w:rPr>
            <w:b/>
            <w:bCs/>
            <w:sz w:val="22"/>
            <w:szCs w:val="20"/>
            <w:rPrChange w:id="339" w:author="Lee Xerri" w:date="2025-03-20T15:19:00Z" w16du:dateUtc="2025-03-20T14:19:00Z">
              <w:rPr>
                <w:b/>
                <w:bCs/>
              </w:rPr>
            </w:rPrChange>
          </w:rPr>
          <w:t xml:space="preserve"> </w:t>
        </w:r>
      </w:ins>
      <w:ins w:id="340" w:author="Lee Xerri" w:date="2025-03-20T15:19:00Z">
        <w:r w:rsidRPr="00303B61">
          <w:rPr>
            <w:b/>
            <w:bCs/>
            <w:sz w:val="22"/>
            <w:szCs w:val="20"/>
            <w:rPrChange w:id="341" w:author="Lee Xerri" w:date="2025-03-20T15:19:00Z" w16du:dateUtc="2025-03-20T14:19:00Z">
              <w:rPr>
                <w:b/>
                <w:bCs/>
              </w:rPr>
            </w:rPrChange>
          </w:rPr>
          <w:t>=</w:t>
        </w:r>
      </w:ins>
      <w:ins w:id="342" w:author="Lee Xerri" w:date="2025-03-20T15:19:00Z" w16du:dateUtc="2025-03-20T14:19:00Z">
        <w:r w:rsidRPr="00303B61">
          <w:rPr>
            <w:b/>
            <w:bCs/>
            <w:sz w:val="22"/>
            <w:szCs w:val="20"/>
            <w:rPrChange w:id="343" w:author="Lee Xerri" w:date="2025-03-20T15:19:00Z" w16du:dateUtc="2025-03-20T14:19:00Z">
              <w:rPr>
                <w:b/>
                <w:bCs/>
              </w:rPr>
            </w:rPrChange>
          </w:rPr>
          <w:t xml:space="preserve"> 1/3</w:t>
        </w:r>
      </w:ins>
    </w:p>
    <w:p w14:paraId="02BC6201" w14:textId="5639A148" w:rsidR="00303B61" w:rsidRDefault="00303B61" w:rsidP="00303B61">
      <w:pPr>
        <w:jc w:val="center"/>
        <w:rPr>
          <w:ins w:id="344" w:author="Lee Xerri" w:date="2025-03-20T15:22:00Z" w16du:dateUtc="2025-03-20T14:22:00Z"/>
          <w:b/>
          <w:bCs/>
          <w:sz w:val="22"/>
          <w:szCs w:val="20"/>
        </w:rPr>
      </w:pPr>
      <w:proofErr w:type="gramStart"/>
      <w:ins w:id="345" w:author="Lee Xerri" w:date="2025-03-20T15:20:00Z" w16du:dateUtc="2025-03-20T14:20:00Z">
        <w:r w:rsidRPr="00D1699F">
          <w:rPr>
            <w:b/>
            <w:bCs/>
            <w:sz w:val="22"/>
            <w:szCs w:val="20"/>
          </w:rPr>
          <w:t>P(</w:t>
        </w:r>
        <w:proofErr w:type="gramEnd"/>
        <w:r w:rsidRPr="00D1699F">
          <w:rPr>
            <w:b/>
            <w:bCs/>
            <w:sz w:val="22"/>
            <w:szCs w:val="20"/>
          </w:rPr>
          <w:t>Both are </w:t>
        </w:r>
        <w:proofErr w:type="spellStart"/>
        <w:r w:rsidRPr="00D1699F">
          <w:rPr>
            <w:b/>
            <w:bCs/>
            <w:sz w:val="22"/>
            <w:szCs w:val="20"/>
          </w:rPr>
          <w:t>girls</w:t>
        </w:r>
        <w:r w:rsidRPr="00D1699F">
          <w:rPr>
            <w:rFonts w:ascii="Cambria Math" w:hAnsi="Cambria Math" w:cs="Cambria Math"/>
            <w:b/>
            <w:bCs/>
            <w:sz w:val="22"/>
            <w:szCs w:val="20"/>
          </w:rPr>
          <w:t>∣</w:t>
        </w:r>
        <w:r w:rsidRPr="00D1699F">
          <w:rPr>
            <w:b/>
            <w:bCs/>
            <w:sz w:val="22"/>
            <w:szCs w:val="20"/>
          </w:rPr>
          <w:t>One</w:t>
        </w:r>
        <w:proofErr w:type="spellEnd"/>
        <w:r w:rsidRPr="00D1699F">
          <w:rPr>
            <w:rFonts w:ascii="Calibri" w:hAnsi="Calibri" w:cs="Calibri"/>
            <w:b/>
            <w:bCs/>
            <w:sz w:val="22"/>
            <w:szCs w:val="20"/>
          </w:rPr>
          <w:t> </w:t>
        </w:r>
        <w:r w:rsidRPr="00D1699F">
          <w:rPr>
            <w:b/>
            <w:bCs/>
            <w:sz w:val="22"/>
            <w:szCs w:val="20"/>
          </w:rPr>
          <w:t>is</w:t>
        </w:r>
        <w:r w:rsidRPr="00D1699F">
          <w:rPr>
            <w:rFonts w:ascii="Calibri" w:hAnsi="Calibri" w:cs="Calibri"/>
            <w:b/>
            <w:bCs/>
            <w:sz w:val="22"/>
            <w:szCs w:val="20"/>
          </w:rPr>
          <w:t> </w:t>
        </w:r>
        <w:r w:rsidRPr="00D1699F">
          <w:rPr>
            <w:b/>
            <w:bCs/>
            <w:sz w:val="22"/>
            <w:szCs w:val="20"/>
          </w:rPr>
          <w:t>a</w:t>
        </w:r>
        <w:r w:rsidRPr="00D1699F">
          <w:rPr>
            <w:rFonts w:ascii="Calibri" w:hAnsi="Calibri" w:cs="Calibri"/>
            <w:b/>
            <w:bCs/>
            <w:sz w:val="22"/>
            <w:szCs w:val="20"/>
          </w:rPr>
          <w:t> </w:t>
        </w:r>
        <w:r w:rsidRPr="00D1699F">
          <w:rPr>
            <w:b/>
            <w:bCs/>
            <w:sz w:val="22"/>
            <w:szCs w:val="20"/>
          </w:rPr>
          <w:t xml:space="preserve">girl) = </w:t>
        </w:r>
        <w:r>
          <w:rPr>
            <w:b/>
            <w:bCs/>
            <w:sz w:val="22"/>
            <w:szCs w:val="20"/>
          </w:rPr>
          <w:t xml:space="preserve">10000 </w:t>
        </w:r>
        <w:r w:rsidRPr="00D1699F">
          <w:rPr>
            <w:b/>
            <w:bCs/>
            <w:sz w:val="22"/>
            <w:szCs w:val="20"/>
          </w:rPr>
          <w:t xml:space="preserve"> / </w:t>
        </w:r>
      </w:ins>
      <w:ins w:id="346" w:author="Lee Xerri" w:date="2025-03-20T15:21:00Z" w16du:dateUtc="2025-03-20T14:21:00Z">
        <w:r>
          <w:rPr>
            <w:b/>
            <w:bCs/>
            <w:sz w:val="22"/>
            <w:szCs w:val="20"/>
          </w:rPr>
          <w:t>3288</w:t>
        </w:r>
      </w:ins>
      <w:ins w:id="347" w:author="Lee Xerri" w:date="2025-03-20T15:20:00Z" w16du:dateUtc="2025-03-20T14:20:00Z">
        <w:r w:rsidRPr="00D1699F">
          <w:rPr>
            <w:b/>
            <w:bCs/>
            <w:sz w:val="22"/>
            <w:szCs w:val="20"/>
          </w:rPr>
          <w:t>​ = 1/3</w:t>
        </w:r>
      </w:ins>
    </w:p>
    <w:tbl>
      <w:tblPr>
        <w:tblStyle w:val="TableGrid"/>
        <w:tblW w:w="0" w:type="auto"/>
        <w:tblLook w:val="04A0" w:firstRow="1" w:lastRow="0" w:firstColumn="1" w:lastColumn="0" w:noHBand="0" w:noVBand="1"/>
        <w:tblPrChange w:id="348" w:author="Lee Xerri" w:date="2025-03-20T15:23:00Z" w16du:dateUtc="2025-03-20T14:23:00Z">
          <w:tblPr>
            <w:tblStyle w:val="TableGrid"/>
            <w:tblW w:w="0" w:type="auto"/>
            <w:tblLook w:val="04A0" w:firstRow="1" w:lastRow="0" w:firstColumn="1" w:lastColumn="0" w:noHBand="0" w:noVBand="1"/>
          </w:tblPr>
        </w:tblPrChange>
      </w:tblPr>
      <w:tblGrid>
        <w:gridCol w:w="3116"/>
        <w:gridCol w:w="3117"/>
        <w:gridCol w:w="3117"/>
        <w:tblGridChange w:id="349">
          <w:tblGrid>
            <w:gridCol w:w="3116"/>
            <w:gridCol w:w="3117"/>
            <w:gridCol w:w="3117"/>
          </w:tblGrid>
        </w:tblGridChange>
      </w:tblGrid>
      <w:tr w:rsidR="00DF1CF7" w14:paraId="6CE68A3A" w14:textId="77777777" w:rsidTr="00DF1CF7">
        <w:trPr>
          <w:trHeight w:val="470"/>
          <w:ins w:id="350" w:author="Lee Xerri" w:date="2025-03-20T15:22:00Z" w16du:dateUtc="2025-03-20T14:22:00Z"/>
        </w:trPr>
        <w:tc>
          <w:tcPr>
            <w:tcW w:w="3116" w:type="dxa"/>
            <w:tcPrChange w:id="351" w:author="Lee Xerri" w:date="2025-03-20T15:23:00Z" w16du:dateUtc="2025-03-20T14:23:00Z">
              <w:tcPr>
                <w:tcW w:w="3116" w:type="dxa"/>
              </w:tcPr>
            </w:tcPrChange>
          </w:tcPr>
          <w:p w14:paraId="7CEAC390" w14:textId="5D99DD4B" w:rsidR="00DF1CF7" w:rsidRPr="00DF1CF7" w:rsidRDefault="00DF1CF7" w:rsidP="00DF1CF7">
            <w:pPr>
              <w:rPr>
                <w:ins w:id="352" w:author="Lee Xerri" w:date="2025-03-20T15:22:00Z" w16du:dateUtc="2025-03-20T14:22:00Z"/>
                <w:b/>
                <w:bCs/>
                <w:sz w:val="22"/>
                <w:szCs w:val="20"/>
              </w:rPr>
            </w:pPr>
            <w:ins w:id="353" w:author="Lee Xerri" w:date="2025-03-20T15:22:00Z" w16du:dateUtc="2025-03-20T14:22:00Z">
              <w:r>
                <w:rPr>
                  <w:b/>
                  <w:bCs/>
                  <w:sz w:val="22"/>
                  <w:szCs w:val="20"/>
                </w:rPr>
                <w:t>Child 1</w:t>
              </w:r>
            </w:ins>
          </w:p>
        </w:tc>
        <w:tc>
          <w:tcPr>
            <w:tcW w:w="3117" w:type="dxa"/>
            <w:tcPrChange w:id="354" w:author="Lee Xerri" w:date="2025-03-20T15:23:00Z" w16du:dateUtc="2025-03-20T14:23:00Z">
              <w:tcPr>
                <w:tcW w:w="3117" w:type="dxa"/>
              </w:tcPr>
            </w:tcPrChange>
          </w:tcPr>
          <w:p w14:paraId="555D6991" w14:textId="34247B19" w:rsidR="00DF1CF7" w:rsidRDefault="00DF1CF7" w:rsidP="00DF1CF7">
            <w:pPr>
              <w:rPr>
                <w:ins w:id="355" w:author="Lee Xerri" w:date="2025-03-20T15:22:00Z" w16du:dateUtc="2025-03-20T14:22:00Z"/>
                <w:b/>
                <w:bCs/>
                <w:sz w:val="22"/>
                <w:szCs w:val="20"/>
              </w:rPr>
            </w:pPr>
            <w:ins w:id="356" w:author="Lee Xerri" w:date="2025-03-20T15:22:00Z" w16du:dateUtc="2025-03-20T14:22:00Z">
              <w:r>
                <w:rPr>
                  <w:b/>
                  <w:bCs/>
                  <w:sz w:val="22"/>
                  <w:szCs w:val="20"/>
                </w:rPr>
                <w:t>Child 2</w:t>
              </w:r>
            </w:ins>
          </w:p>
        </w:tc>
        <w:tc>
          <w:tcPr>
            <w:tcW w:w="3117" w:type="dxa"/>
            <w:tcPrChange w:id="357" w:author="Lee Xerri" w:date="2025-03-20T15:23:00Z" w16du:dateUtc="2025-03-20T14:23:00Z">
              <w:tcPr>
                <w:tcW w:w="3117" w:type="dxa"/>
              </w:tcPr>
            </w:tcPrChange>
          </w:tcPr>
          <w:p w14:paraId="7BA7BC0F" w14:textId="2FC58F8A" w:rsidR="00DF1CF7" w:rsidRDefault="00DF1CF7" w:rsidP="00DF1CF7">
            <w:pPr>
              <w:rPr>
                <w:ins w:id="358" w:author="Lee Xerri" w:date="2025-03-20T15:22:00Z" w16du:dateUtc="2025-03-20T14:22:00Z"/>
                <w:b/>
                <w:bCs/>
                <w:sz w:val="22"/>
                <w:szCs w:val="20"/>
              </w:rPr>
            </w:pPr>
            <w:ins w:id="359" w:author="Lee Xerri" w:date="2025-03-20T15:22:00Z" w16du:dateUtc="2025-03-20T14:22:00Z">
              <w:r>
                <w:rPr>
                  <w:b/>
                  <w:bCs/>
                  <w:sz w:val="22"/>
                  <w:szCs w:val="20"/>
                </w:rPr>
                <w:t>Outcome</w:t>
              </w:r>
            </w:ins>
          </w:p>
        </w:tc>
      </w:tr>
      <w:tr w:rsidR="00DF1CF7" w14:paraId="48DEBA68" w14:textId="77777777" w:rsidTr="00DF1CF7">
        <w:trPr>
          <w:ins w:id="360" w:author="Lee Xerri" w:date="2025-03-20T15:22:00Z" w16du:dateUtc="2025-03-20T14:22:00Z"/>
        </w:trPr>
        <w:tc>
          <w:tcPr>
            <w:tcW w:w="3116" w:type="dxa"/>
          </w:tcPr>
          <w:p w14:paraId="2D8F72D4" w14:textId="23562487" w:rsidR="00DF1CF7" w:rsidRPr="00DF1CF7" w:rsidRDefault="00DF1CF7" w:rsidP="00DF1CF7">
            <w:pPr>
              <w:rPr>
                <w:ins w:id="361" w:author="Lee Xerri" w:date="2025-03-20T15:22:00Z" w16du:dateUtc="2025-03-20T14:22:00Z"/>
                <w:sz w:val="22"/>
                <w:szCs w:val="20"/>
                <w:rPrChange w:id="362" w:author="Lee Xerri" w:date="2025-03-20T15:23:00Z" w16du:dateUtc="2025-03-20T14:23:00Z">
                  <w:rPr>
                    <w:ins w:id="363" w:author="Lee Xerri" w:date="2025-03-20T15:22:00Z" w16du:dateUtc="2025-03-20T14:22:00Z"/>
                    <w:b/>
                    <w:bCs/>
                    <w:sz w:val="22"/>
                    <w:szCs w:val="20"/>
                  </w:rPr>
                </w:rPrChange>
              </w:rPr>
            </w:pPr>
            <w:ins w:id="364" w:author="Lee Xerri" w:date="2025-03-20T15:22:00Z" w16du:dateUtc="2025-03-20T14:22:00Z">
              <w:r w:rsidRPr="00DF1CF7">
                <w:rPr>
                  <w:sz w:val="22"/>
                  <w:szCs w:val="20"/>
                  <w:rPrChange w:id="365" w:author="Lee Xerri" w:date="2025-03-20T15:23:00Z" w16du:dateUtc="2025-03-20T14:23:00Z">
                    <w:rPr>
                      <w:b/>
                      <w:bCs/>
                      <w:sz w:val="22"/>
                      <w:szCs w:val="20"/>
                    </w:rPr>
                  </w:rPrChange>
                </w:rPr>
                <w:t>Boy</w:t>
              </w:r>
            </w:ins>
          </w:p>
        </w:tc>
        <w:tc>
          <w:tcPr>
            <w:tcW w:w="3117" w:type="dxa"/>
          </w:tcPr>
          <w:p w14:paraId="7334FD8A" w14:textId="775C51ED" w:rsidR="00DF1CF7" w:rsidRPr="00DF1CF7" w:rsidRDefault="00DF1CF7" w:rsidP="00DF1CF7">
            <w:pPr>
              <w:rPr>
                <w:ins w:id="366" w:author="Lee Xerri" w:date="2025-03-20T15:22:00Z" w16du:dateUtc="2025-03-20T14:22:00Z"/>
                <w:sz w:val="22"/>
                <w:szCs w:val="20"/>
                <w:rPrChange w:id="367" w:author="Lee Xerri" w:date="2025-03-20T15:23:00Z" w16du:dateUtc="2025-03-20T14:23:00Z">
                  <w:rPr>
                    <w:ins w:id="368" w:author="Lee Xerri" w:date="2025-03-20T15:22:00Z" w16du:dateUtc="2025-03-20T14:22:00Z"/>
                    <w:b/>
                    <w:bCs/>
                    <w:sz w:val="22"/>
                    <w:szCs w:val="20"/>
                  </w:rPr>
                </w:rPrChange>
              </w:rPr>
            </w:pPr>
            <w:ins w:id="369" w:author="Lee Xerri" w:date="2025-03-20T15:22:00Z" w16du:dateUtc="2025-03-20T14:22:00Z">
              <w:r w:rsidRPr="00DF1CF7">
                <w:rPr>
                  <w:sz w:val="22"/>
                  <w:szCs w:val="20"/>
                  <w:rPrChange w:id="370" w:author="Lee Xerri" w:date="2025-03-20T15:23:00Z" w16du:dateUtc="2025-03-20T14:23:00Z">
                    <w:rPr>
                      <w:b/>
                      <w:bCs/>
                      <w:sz w:val="22"/>
                      <w:szCs w:val="20"/>
                    </w:rPr>
                  </w:rPrChange>
                </w:rPr>
                <w:t>Girl</w:t>
              </w:r>
            </w:ins>
          </w:p>
        </w:tc>
        <w:tc>
          <w:tcPr>
            <w:tcW w:w="3117" w:type="dxa"/>
          </w:tcPr>
          <w:p w14:paraId="52EF7EC2" w14:textId="44050E57" w:rsidR="00DF1CF7" w:rsidRPr="00DF1CF7" w:rsidRDefault="00DF1CF7" w:rsidP="00DF1CF7">
            <w:pPr>
              <w:rPr>
                <w:ins w:id="371" w:author="Lee Xerri" w:date="2025-03-20T15:22:00Z" w16du:dateUtc="2025-03-20T14:22:00Z"/>
                <w:sz w:val="22"/>
                <w:szCs w:val="20"/>
                <w:rPrChange w:id="372" w:author="Lee Xerri" w:date="2025-03-20T15:23:00Z" w16du:dateUtc="2025-03-20T14:23:00Z">
                  <w:rPr>
                    <w:ins w:id="373" w:author="Lee Xerri" w:date="2025-03-20T15:22:00Z" w16du:dateUtc="2025-03-20T14:22:00Z"/>
                    <w:b/>
                    <w:bCs/>
                    <w:sz w:val="22"/>
                    <w:szCs w:val="20"/>
                  </w:rPr>
                </w:rPrChange>
              </w:rPr>
            </w:pPr>
            <w:ins w:id="374" w:author="Lee Xerri" w:date="2025-03-20T15:22:00Z" w16du:dateUtc="2025-03-20T14:22:00Z">
              <w:r w:rsidRPr="00DF1CF7">
                <w:rPr>
                  <w:sz w:val="22"/>
                  <w:szCs w:val="20"/>
                  <w:rPrChange w:id="375" w:author="Lee Xerri" w:date="2025-03-20T15:23:00Z" w16du:dateUtc="2025-03-20T14:23:00Z">
                    <w:rPr>
                      <w:b/>
                      <w:bCs/>
                      <w:sz w:val="22"/>
                      <w:szCs w:val="20"/>
                    </w:rPr>
                  </w:rPrChange>
                </w:rPr>
                <w:t>0</w:t>
              </w:r>
            </w:ins>
          </w:p>
        </w:tc>
      </w:tr>
      <w:tr w:rsidR="00DF1CF7" w14:paraId="0E5D55AE" w14:textId="77777777" w:rsidTr="00DF1CF7">
        <w:trPr>
          <w:ins w:id="376" w:author="Lee Xerri" w:date="2025-03-20T15:22:00Z" w16du:dateUtc="2025-03-20T14:22:00Z"/>
        </w:trPr>
        <w:tc>
          <w:tcPr>
            <w:tcW w:w="3116" w:type="dxa"/>
          </w:tcPr>
          <w:p w14:paraId="23A21122" w14:textId="5EB18185" w:rsidR="00DF1CF7" w:rsidRPr="00DF1CF7" w:rsidRDefault="00DF1CF7" w:rsidP="00DF1CF7">
            <w:pPr>
              <w:rPr>
                <w:ins w:id="377" w:author="Lee Xerri" w:date="2025-03-20T15:22:00Z" w16du:dateUtc="2025-03-20T14:22:00Z"/>
                <w:sz w:val="22"/>
                <w:szCs w:val="20"/>
                <w:rPrChange w:id="378" w:author="Lee Xerri" w:date="2025-03-20T15:23:00Z" w16du:dateUtc="2025-03-20T14:23:00Z">
                  <w:rPr>
                    <w:ins w:id="379" w:author="Lee Xerri" w:date="2025-03-20T15:22:00Z" w16du:dateUtc="2025-03-20T14:22:00Z"/>
                    <w:b/>
                    <w:bCs/>
                    <w:sz w:val="22"/>
                    <w:szCs w:val="20"/>
                  </w:rPr>
                </w:rPrChange>
              </w:rPr>
            </w:pPr>
            <w:ins w:id="380" w:author="Lee Xerri" w:date="2025-03-20T15:22:00Z" w16du:dateUtc="2025-03-20T14:22:00Z">
              <w:r w:rsidRPr="00DF1CF7">
                <w:rPr>
                  <w:sz w:val="22"/>
                  <w:szCs w:val="20"/>
                  <w:rPrChange w:id="381" w:author="Lee Xerri" w:date="2025-03-20T15:23:00Z" w16du:dateUtc="2025-03-20T14:23:00Z">
                    <w:rPr>
                      <w:b/>
                      <w:bCs/>
                      <w:sz w:val="22"/>
                      <w:szCs w:val="20"/>
                    </w:rPr>
                  </w:rPrChange>
                </w:rPr>
                <w:t>Girl</w:t>
              </w:r>
            </w:ins>
          </w:p>
        </w:tc>
        <w:tc>
          <w:tcPr>
            <w:tcW w:w="3117" w:type="dxa"/>
          </w:tcPr>
          <w:p w14:paraId="1B7807AA" w14:textId="772518E9" w:rsidR="00DF1CF7" w:rsidRPr="00DF1CF7" w:rsidRDefault="00DF1CF7" w:rsidP="00DF1CF7">
            <w:pPr>
              <w:rPr>
                <w:ins w:id="382" w:author="Lee Xerri" w:date="2025-03-20T15:22:00Z" w16du:dateUtc="2025-03-20T14:22:00Z"/>
                <w:sz w:val="22"/>
                <w:szCs w:val="20"/>
                <w:rPrChange w:id="383" w:author="Lee Xerri" w:date="2025-03-20T15:23:00Z" w16du:dateUtc="2025-03-20T14:23:00Z">
                  <w:rPr>
                    <w:ins w:id="384" w:author="Lee Xerri" w:date="2025-03-20T15:22:00Z" w16du:dateUtc="2025-03-20T14:22:00Z"/>
                    <w:b/>
                    <w:bCs/>
                    <w:sz w:val="22"/>
                    <w:szCs w:val="20"/>
                  </w:rPr>
                </w:rPrChange>
              </w:rPr>
            </w:pPr>
            <w:ins w:id="385" w:author="Lee Xerri" w:date="2025-03-20T15:22:00Z" w16du:dateUtc="2025-03-20T14:22:00Z">
              <w:r w:rsidRPr="00DF1CF7">
                <w:rPr>
                  <w:sz w:val="22"/>
                  <w:szCs w:val="20"/>
                  <w:rPrChange w:id="386" w:author="Lee Xerri" w:date="2025-03-20T15:23:00Z" w16du:dateUtc="2025-03-20T14:23:00Z">
                    <w:rPr>
                      <w:b/>
                      <w:bCs/>
                      <w:sz w:val="22"/>
                      <w:szCs w:val="20"/>
                    </w:rPr>
                  </w:rPrChange>
                </w:rPr>
                <w:t>Boy</w:t>
              </w:r>
            </w:ins>
          </w:p>
        </w:tc>
        <w:tc>
          <w:tcPr>
            <w:tcW w:w="3117" w:type="dxa"/>
          </w:tcPr>
          <w:p w14:paraId="66CAD514" w14:textId="7A47E639" w:rsidR="00DF1CF7" w:rsidRPr="00DF1CF7" w:rsidRDefault="00DF1CF7" w:rsidP="00DF1CF7">
            <w:pPr>
              <w:rPr>
                <w:ins w:id="387" w:author="Lee Xerri" w:date="2025-03-20T15:22:00Z" w16du:dateUtc="2025-03-20T14:22:00Z"/>
                <w:sz w:val="22"/>
                <w:szCs w:val="20"/>
                <w:rPrChange w:id="388" w:author="Lee Xerri" w:date="2025-03-20T15:23:00Z" w16du:dateUtc="2025-03-20T14:23:00Z">
                  <w:rPr>
                    <w:ins w:id="389" w:author="Lee Xerri" w:date="2025-03-20T15:22:00Z" w16du:dateUtc="2025-03-20T14:22:00Z"/>
                    <w:b/>
                    <w:bCs/>
                    <w:sz w:val="22"/>
                    <w:szCs w:val="20"/>
                  </w:rPr>
                </w:rPrChange>
              </w:rPr>
            </w:pPr>
            <w:ins w:id="390" w:author="Lee Xerri" w:date="2025-03-20T15:22:00Z" w16du:dateUtc="2025-03-20T14:22:00Z">
              <w:r w:rsidRPr="00DF1CF7">
                <w:rPr>
                  <w:sz w:val="22"/>
                  <w:szCs w:val="20"/>
                  <w:rPrChange w:id="391" w:author="Lee Xerri" w:date="2025-03-20T15:23:00Z" w16du:dateUtc="2025-03-20T14:23:00Z">
                    <w:rPr>
                      <w:b/>
                      <w:bCs/>
                      <w:sz w:val="22"/>
                      <w:szCs w:val="20"/>
                    </w:rPr>
                  </w:rPrChange>
                </w:rPr>
                <w:t>0</w:t>
              </w:r>
            </w:ins>
          </w:p>
        </w:tc>
      </w:tr>
      <w:tr w:rsidR="00DF1CF7" w14:paraId="3CE73388" w14:textId="77777777" w:rsidTr="00DF1CF7">
        <w:trPr>
          <w:ins w:id="392" w:author="Lee Xerri" w:date="2025-03-20T15:22:00Z" w16du:dateUtc="2025-03-20T14:22:00Z"/>
        </w:trPr>
        <w:tc>
          <w:tcPr>
            <w:tcW w:w="3116" w:type="dxa"/>
          </w:tcPr>
          <w:p w14:paraId="2DACBFE4" w14:textId="59B27A44" w:rsidR="00DF1CF7" w:rsidRPr="00DF1CF7" w:rsidRDefault="00DF1CF7" w:rsidP="00DF1CF7">
            <w:pPr>
              <w:rPr>
                <w:ins w:id="393" w:author="Lee Xerri" w:date="2025-03-20T15:22:00Z" w16du:dateUtc="2025-03-20T14:22:00Z"/>
                <w:sz w:val="22"/>
                <w:szCs w:val="20"/>
                <w:rPrChange w:id="394" w:author="Lee Xerri" w:date="2025-03-20T15:23:00Z" w16du:dateUtc="2025-03-20T14:23:00Z">
                  <w:rPr>
                    <w:ins w:id="395" w:author="Lee Xerri" w:date="2025-03-20T15:22:00Z" w16du:dateUtc="2025-03-20T14:22:00Z"/>
                    <w:b/>
                    <w:bCs/>
                    <w:sz w:val="22"/>
                    <w:szCs w:val="20"/>
                  </w:rPr>
                </w:rPrChange>
              </w:rPr>
            </w:pPr>
            <w:ins w:id="396" w:author="Lee Xerri" w:date="2025-03-20T15:22:00Z" w16du:dateUtc="2025-03-20T14:22:00Z">
              <w:r w:rsidRPr="00DF1CF7">
                <w:rPr>
                  <w:sz w:val="22"/>
                  <w:szCs w:val="20"/>
                  <w:rPrChange w:id="397" w:author="Lee Xerri" w:date="2025-03-20T15:23:00Z" w16du:dateUtc="2025-03-20T14:23:00Z">
                    <w:rPr>
                      <w:b/>
                      <w:bCs/>
                      <w:sz w:val="22"/>
                      <w:szCs w:val="20"/>
                    </w:rPr>
                  </w:rPrChange>
                </w:rPr>
                <w:t>Girl</w:t>
              </w:r>
            </w:ins>
          </w:p>
        </w:tc>
        <w:tc>
          <w:tcPr>
            <w:tcW w:w="3117" w:type="dxa"/>
          </w:tcPr>
          <w:p w14:paraId="574A52D6" w14:textId="4A871F9F" w:rsidR="00DF1CF7" w:rsidRPr="00DF1CF7" w:rsidRDefault="00DF1CF7" w:rsidP="00DF1CF7">
            <w:pPr>
              <w:rPr>
                <w:ins w:id="398" w:author="Lee Xerri" w:date="2025-03-20T15:22:00Z" w16du:dateUtc="2025-03-20T14:22:00Z"/>
                <w:sz w:val="22"/>
                <w:szCs w:val="20"/>
                <w:rPrChange w:id="399" w:author="Lee Xerri" w:date="2025-03-20T15:23:00Z" w16du:dateUtc="2025-03-20T14:23:00Z">
                  <w:rPr>
                    <w:ins w:id="400" w:author="Lee Xerri" w:date="2025-03-20T15:22:00Z" w16du:dateUtc="2025-03-20T14:22:00Z"/>
                    <w:b/>
                    <w:bCs/>
                    <w:sz w:val="22"/>
                    <w:szCs w:val="20"/>
                  </w:rPr>
                </w:rPrChange>
              </w:rPr>
            </w:pPr>
            <w:ins w:id="401" w:author="Lee Xerri" w:date="2025-03-20T15:22:00Z" w16du:dateUtc="2025-03-20T14:22:00Z">
              <w:r w:rsidRPr="00DF1CF7">
                <w:rPr>
                  <w:sz w:val="22"/>
                  <w:szCs w:val="20"/>
                  <w:rPrChange w:id="402" w:author="Lee Xerri" w:date="2025-03-20T15:23:00Z" w16du:dateUtc="2025-03-20T14:23:00Z">
                    <w:rPr>
                      <w:b/>
                      <w:bCs/>
                      <w:sz w:val="22"/>
                      <w:szCs w:val="20"/>
                    </w:rPr>
                  </w:rPrChange>
                </w:rPr>
                <w:t>Girl</w:t>
              </w:r>
            </w:ins>
          </w:p>
        </w:tc>
        <w:tc>
          <w:tcPr>
            <w:tcW w:w="3117" w:type="dxa"/>
          </w:tcPr>
          <w:p w14:paraId="5958C0BF" w14:textId="4617FFC6" w:rsidR="00DF1CF7" w:rsidRPr="00DF1CF7" w:rsidRDefault="00DF1CF7" w:rsidP="00DF1CF7">
            <w:pPr>
              <w:rPr>
                <w:ins w:id="403" w:author="Lee Xerri" w:date="2025-03-20T15:22:00Z" w16du:dateUtc="2025-03-20T14:22:00Z"/>
                <w:sz w:val="22"/>
                <w:szCs w:val="20"/>
                <w:rPrChange w:id="404" w:author="Lee Xerri" w:date="2025-03-20T15:23:00Z" w16du:dateUtc="2025-03-20T14:23:00Z">
                  <w:rPr>
                    <w:ins w:id="405" w:author="Lee Xerri" w:date="2025-03-20T15:22:00Z" w16du:dateUtc="2025-03-20T14:22:00Z"/>
                    <w:b/>
                    <w:bCs/>
                    <w:sz w:val="22"/>
                    <w:szCs w:val="20"/>
                  </w:rPr>
                </w:rPrChange>
              </w:rPr>
            </w:pPr>
            <w:ins w:id="406" w:author="Lee Xerri" w:date="2025-03-20T15:22:00Z" w16du:dateUtc="2025-03-20T14:22:00Z">
              <w:r w:rsidRPr="00DF1CF7">
                <w:rPr>
                  <w:sz w:val="22"/>
                  <w:szCs w:val="20"/>
                  <w:rPrChange w:id="407" w:author="Lee Xerri" w:date="2025-03-20T15:23:00Z" w16du:dateUtc="2025-03-20T14:23:00Z">
                    <w:rPr>
                      <w:b/>
                      <w:bCs/>
                      <w:sz w:val="22"/>
                      <w:szCs w:val="20"/>
                    </w:rPr>
                  </w:rPrChange>
                </w:rPr>
                <w:t>1</w:t>
              </w:r>
            </w:ins>
          </w:p>
        </w:tc>
      </w:tr>
    </w:tbl>
    <w:p w14:paraId="362AB961" w14:textId="212E9CA1" w:rsidR="00DF1CF7" w:rsidRPr="00B77CC6" w:rsidRDefault="00B77CC6" w:rsidP="00B77CC6">
      <w:pPr>
        <w:jc w:val="center"/>
        <w:rPr>
          <w:ins w:id="408" w:author="Lee Xerri" w:date="2025-03-20T15:20:00Z" w16du:dateUtc="2025-03-20T14:20:00Z"/>
          <w:b/>
          <w:bCs/>
          <w:sz w:val="22"/>
          <w:szCs w:val="20"/>
        </w:rPr>
      </w:pPr>
      <w:ins w:id="409" w:author="Lee Xerri" w:date="2025-03-20T15:35:00Z" w16du:dateUtc="2025-03-20T14:35:00Z">
        <w:r w:rsidRPr="00B77CC6">
          <w:rPr>
            <w:b/>
            <w:bCs/>
            <w:sz w:val="22"/>
            <w:szCs w:val="20"/>
            <w:rPrChange w:id="410" w:author="Lee Xerri" w:date="2025-03-20T15:35:00Z" w16du:dateUtc="2025-03-20T14:35:00Z">
              <w:rPr>
                <w:sz w:val="22"/>
                <w:szCs w:val="20"/>
              </w:rPr>
            </w:rPrChange>
          </w:rPr>
          <w:t>Boy/Girl, Girl/Boy are more likely than Girl/Girl.</w:t>
        </w:r>
      </w:ins>
    </w:p>
    <w:p w14:paraId="52AC307B" w14:textId="77777777" w:rsidR="00303B61" w:rsidRPr="00303B61" w:rsidDel="003E191D" w:rsidRDefault="00303B61" w:rsidP="00303B61">
      <w:pPr>
        <w:jc w:val="center"/>
        <w:rPr>
          <w:del w:id="411" w:author="Lee Xerri" w:date="2025-03-20T15:23:00Z" w16du:dateUtc="2025-03-20T14:23:00Z"/>
          <w:b/>
          <w:bCs/>
          <w:sz w:val="22"/>
          <w:szCs w:val="20"/>
          <w:rPrChange w:id="412" w:author="Lee Xerri" w:date="2025-03-20T15:19:00Z" w16du:dateUtc="2025-03-20T14:19:00Z">
            <w:rPr>
              <w:del w:id="413" w:author="Lee Xerri" w:date="2025-03-20T15:23:00Z" w16du:dateUtc="2025-03-20T14:23:00Z"/>
            </w:rPr>
          </w:rPrChange>
        </w:rPr>
        <w:pPrChange w:id="414" w:author="Lee Xerri" w:date="2025-03-20T15:19:00Z" w16du:dateUtc="2025-03-20T14:19:00Z">
          <w:pPr/>
        </w:pPrChange>
      </w:pPr>
    </w:p>
    <w:p w14:paraId="26372F11" w14:textId="5D88EEAF" w:rsidR="006463D7" w:rsidRDefault="006463D7" w:rsidP="003D3824">
      <w:pPr>
        <w:rPr>
          <w:ins w:id="415" w:author="Lee Xerri" w:date="2025-03-20T15:09:00Z" w16du:dateUtc="2025-03-20T14:09:00Z"/>
        </w:rPr>
      </w:pPr>
      <w:r>
        <w:t>Compare the result of this task, with the probability obtained from the Simple Monte Carlo algorithm. Does the Simple Monte Carlo algorithm produce a good estimate for the probability? (2 marks)</w:t>
      </w:r>
    </w:p>
    <w:p w14:paraId="70393B2B" w14:textId="5B0E6F89" w:rsidR="007861FF" w:rsidRDefault="007861FF" w:rsidP="003D3824">
      <w:pPr>
        <w:rPr>
          <w:ins w:id="416" w:author="Lee Xerri" w:date="2025-03-20T15:10:00Z" w16du:dateUtc="2025-03-20T14:10:00Z"/>
          <w:u w:val="single"/>
        </w:rPr>
      </w:pPr>
      <w:ins w:id="417" w:author="Lee Xerri" w:date="2025-03-20T15:09:00Z" w16du:dateUtc="2025-03-20T14:09:00Z">
        <w:r>
          <w:rPr>
            <w:u w:val="single"/>
          </w:rPr>
          <w:t>Simple Monte Carlo: 0.3303</w:t>
        </w:r>
        <w:r>
          <w:rPr>
            <w:u w:val="single"/>
          </w:rPr>
          <w:br/>
          <w:t xml:space="preserve">Result of </w:t>
        </w:r>
      </w:ins>
      <w:ins w:id="418" w:author="Lee Xerri" w:date="2025-03-20T15:10:00Z" w16du:dateUtc="2025-03-20T14:10:00Z">
        <w:r>
          <w:rPr>
            <w:u w:val="single"/>
          </w:rPr>
          <w:t>Task 6: 0.3332</w:t>
        </w:r>
      </w:ins>
      <w:ins w:id="419" w:author="Lee Xerri" w:date="2025-03-20T15:36:00Z" w16du:dateUtc="2025-03-20T14:36:00Z">
        <w:r w:rsidR="00B77CC6">
          <w:rPr>
            <w:u w:val="single"/>
          </w:rPr>
          <w:t>06424</w:t>
        </w:r>
      </w:ins>
      <w:ins w:id="420" w:author="Lee Xerri" w:date="2025-03-20T15:37:00Z" w16du:dateUtc="2025-03-20T14:37:00Z">
        <w:r w:rsidR="00B77CC6">
          <w:rPr>
            <w:u w:val="single"/>
          </w:rPr>
          <w:t>8537566</w:t>
        </w:r>
      </w:ins>
    </w:p>
    <w:p w14:paraId="78A9A976" w14:textId="40A3AA04" w:rsidR="007861FF" w:rsidRPr="007861FF" w:rsidRDefault="007861FF" w:rsidP="003D3824">
      <w:pPr>
        <w:rPr>
          <w:u w:val="single"/>
          <w:rPrChange w:id="421" w:author="Lee Xerri" w:date="2025-03-20T15:09:00Z" w16du:dateUtc="2025-03-20T14:09:00Z">
            <w:rPr/>
          </w:rPrChange>
        </w:rPr>
      </w:pPr>
      <w:ins w:id="422" w:author="Lee Xerri" w:date="2025-03-20T15:10:00Z" w16du:dateUtc="2025-03-20T14:10:00Z">
        <w:r>
          <w:rPr>
            <w:u w:val="single"/>
          </w:rPr>
          <w:t xml:space="preserve">Monte Carlo was correct to the second decimal place, which is quite close to the </w:t>
        </w:r>
      </w:ins>
      <w:ins w:id="423" w:author="Lee Xerri" w:date="2025-03-20T15:14:00Z" w16du:dateUtc="2025-03-20T14:14:00Z">
        <w:r w:rsidR="00711CBB">
          <w:rPr>
            <w:u w:val="single"/>
          </w:rPr>
          <w:t xml:space="preserve">true probability of </w:t>
        </w:r>
      </w:ins>
      <w:ins w:id="424" w:author="Lee Xerri" w:date="2025-03-20T15:10:00Z" w16du:dateUtc="2025-03-20T14:10:00Z">
        <w:r>
          <w:rPr>
            <w:u w:val="single"/>
          </w:rPr>
          <w:t xml:space="preserve">1/3. I would consider this a good </w:t>
        </w:r>
      </w:ins>
      <w:ins w:id="425" w:author="Lee Xerri" w:date="2025-03-20T15:14:00Z" w16du:dateUtc="2025-03-20T14:14:00Z">
        <w:r w:rsidR="00303B61">
          <w:rPr>
            <w:u w:val="single"/>
          </w:rPr>
          <w:t>estimate, however</w:t>
        </w:r>
      </w:ins>
      <w:ins w:id="426" w:author="Lee Xerri" w:date="2025-03-20T15:12:00Z" w16du:dateUtc="2025-03-20T14:12:00Z">
        <w:r w:rsidR="00711CBB">
          <w:rPr>
            <w:u w:val="single"/>
          </w:rPr>
          <w:t xml:space="preserve"> if </w:t>
        </w:r>
      </w:ins>
      <w:ins w:id="427" w:author="Lee Xerri" w:date="2025-03-20T15:13:00Z" w16du:dateUtc="2025-03-20T14:13:00Z">
        <w:r w:rsidR="00711CBB">
          <w:rPr>
            <w:u w:val="single"/>
          </w:rPr>
          <w:t>precision is highly required, Task 6 implementation is better.</w:t>
        </w:r>
      </w:ins>
    </w:p>
    <w:p w14:paraId="497F0881" w14:textId="77777777" w:rsidR="003B1BA7" w:rsidRDefault="003B1BA7" w:rsidP="003D3824"/>
    <w:p w14:paraId="6C36FC58" w14:textId="17B8547C" w:rsidR="006463D7" w:rsidRDefault="006463D7" w:rsidP="006463D7">
      <w:pPr>
        <w:pStyle w:val="Heading3"/>
      </w:pPr>
      <w:r>
        <w:t>Task 8 (KU4.1, 5 marks):</w:t>
      </w:r>
    </w:p>
    <w:p w14:paraId="04A94133" w14:textId="77777777" w:rsidR="006463D7" w:rsidRDefault="006463D7" w:rsidP="003D3824"/>
    <w:p w14:paraId="1AFDCDDA" w14:textId="179A975B" w:rsidR="006463D7" w:rsidRDefault="006463D7" w:rsidP="003D3824">
      <w:pPr>
        <w:rPr>
          <w:ins w:id="428" w:author="Lee Xerri" w:date="2025-03-20T15:43:00Z" w16du:dateUtc="2025-03-20T14:43:00Z"/>
        </w:rPr>
      </w:pPr>
      <w:r>
        <w:t>What are the assumptions that a simulation being analysed using Simple Monte Carlo must satisfy (3 marks)?</w:t>
      </w:r>
    </w:p>
    <w:p w14:paraId="1F93C300" w14:textId="2DC97D45" w:rsidR="00E02619" w:rsidRDefault="00E02619" w:rsidP="003D3824">
      <w:pPr>
        <w:rPr>
          <w:ins w:id="429" w:author="Lee Xerri" w:date="2025-03-20T15:42:00Z" w16du:dateUtc="2025-03-20T14:42:00Z"/>
        </w:rPr>
      </w:pPr>
    </w:p>
    <w:p w14:paraId="32D6C001" w14:textId="4DC251D9" w:rsidR="004A0AB3" w:rsidRPr="00E02619" w:rsidRDefault="004A0AB3" w:rsidP="004A0AB3">
      <w:pPr>
        <w:pStyle w:val="ListParagraph"/>
        <w:numPr>
          <w:ilvl w:val="0"/>
          <w:numId w:val="19"/>
        </w:numPr>
        <w:rPr>
          <w:ins w:id="430" w:author="Lee Xerri" w:date="2025-03-20T15:43:00Z" w16du:dateUtc="2025-03-20T14:43:00Z"/>
          <w:u w:val="single"/>
          <w:rPrChange w:id="431" w:author="Lee Xerri" w:date="2025-03-20T15:44:00Z" w16du:dateUtc="2025-03-20T14:44:00Z">
            <w:rPr>
              <w:ins w:id="432" w:author="Lee Xerri" w:date="2025-03-20T15:43:00Z" w16du:dateUtc="2025-03-20T14:43:00Z"/>
            </w:rPr>
          </w:rPrChange>
        </w:rPr>
      </w:pPr>
      <w:ins w:id="433" w:author="Lee Xerri" w:date="2025-03-20T15:42:00Z" w16du:dateUtc="2025-03-20T14:42:00Z">
        <w:r w:rsidRPr="00E02619">
          <w:rPr>
            <w:u w:val="single"/>
            <w:rPrChange w:id="434" w:author="Lee Xerri" w:date="2025-03-20T15:44:00Z" w16du:dateUtc="2025-03-20T14:44:00Z">
              <w:rPr/>
            </w:rPrChange>
          </w:rPr>
          <w:t>Randomness: Monte Carlo assumes inherent randomness in both inputs and outputs, resulting in an unbiased and more accurate result.</w:t>
        </w:r>
      </w:ins>
      <w:ins w:id="435" w:author="Lee Xerri" w:date="2025-03-20T15:43:00Z" w16du:dateUtc="2025-03-20T14:43:00Z">
        <w:r w:rsidR="00E02619" w:rsidRPr="00E02619">
          <w:rPr>
            <w:u w:val="single"/>
            <w:rPrChange w:id="436" w:author="Lee Xerri" w:date="2025-03-20T15:44:00Z" w16du:dateUtc="2025-03-20T14:44:00Z">
              <w:rPr/>
            </w:rPrChange>
          </w:rPr>
          <w:t xml:space="preserve"> [5]</w:t>
        </w:r>
      </w:ins>
    </w:p>
    <w:p w14:paraId="4FA343AC" w14:textId="163DC616" w:rsidR="00E02619" w:rsidRPr="00E02619" w:rsidRDefault="00E02619" w:rsidP="004A0AB3">
      <w:pPr>
        <w:pStyle w:val="ListParagraph"/>
        <w:numPr>
          <w:ilvl w:val="0"/>
          <w:numId w:val="19"/>
        </w:numPr>
        <w:rPr>
          <w:ins w:id="437" w:author="Lee Xerri" w:date="2025-03-20T15:44:00Z" w16du:dateUtc="2025-03-20T14:44:00Z"/>
          <w:u w:val="single"/>
          <w:rPrChange w:id="438" w:author="Lee Xerri" w:date="2025-03-20T15:44:00Z" w16du:dateUtc="2025-03-20T14:44:00Z">
            <w:rPr>
              <w:ins w:id="439" w:author="Lee Xerri" w:date="2025-03-20T15:44:00Z" w16du:dateUtc="2025-03-20T14:44:00Z"/>
            </w:rPr>
          </w:rPrChange>
        </w:rPr>
      </w:pPr>
      <w:ins w:id="440" w:author="Lee Xerri" w:date="2025-03-20T15:43:00Z" w16du:dateUtc="2025-03-20T14:43:00Z">
        <w:r w:rsidRPr="00E02619">
          <w:rPr>
            <w:u w:val="single"/>
            <w:rPrChange w:id="441" w:author="Lee Xerri" w:date="2025-03-20T15:44:00Z" w16du:dateUtc="2025-03-20T14:44:00Z">
              <w:rPr/>
            </w:rPrChange>
          </w:rPr>
          <w:t xml:space="preserve">Quality input data: </w:t>
        </w:r>
      </w:ins>
      <w:ins w:id="442" w:author="Lee Xerri" w:date="2025-03-20T15:44:00Z" w16du:dateUtc="2025-03-20T14:44:00Z">
        <w:r w:rsidRPr="00E02619">
          <w:rPr>
            <w:u w:val="single"/>
            <w:rPrChange w:id="443" w:author="Lee Xerri" w:date="2025-03-20T15:44:00Z" w16du:dateUtc="2025-03-20T14:44:00Z">
              <w:rPr/>
            </w:rPrChange>
          </w:rPr>
          <w:t>Bad input data will lead to inaccurate results. [5]</w:t>
        </w:r>
      </w:ins>
    </w:p>
    <w:p w14:paraId="45C8E216" w14:textId="0F1EF6BD" w:rsidR="00E02619" w:rsidRPr="00E02619" w:rsidRDefault="00E02619" w:rsidP="004A0AB3">
      <w:pPr>
        <w:pStyle w:val="ListParagraph"/>
        <w:numPr>
          <w:ilvl w:val="0"/>
          <w:numId w:val="19"/>
        </w:numPr>
        <w:rPr>
          <w:ins w:id="444" w:author="Lee Xerri" w:date="2025-03-20T15:46:00Z" w16du:dateUtc="2025-03-20T14:46:00Z"/>
          <w:rPrChange w:id="445" w:author="Lee Xerri" w:date="2025-03-20T15:46:00Z" w16du:dateUtc="2025-03-20T14:46:00Z">
            <w:rPr>
              <w:ins w:id="446" w:author="Lee Xerri" w:date="2025-03-20T15:46:00Z" w16du:dateUtc="2025-03-20T14:46:00Z"/>
              <w:u w:val="single"/>
            </w:rPr>
          </w:rPrChange>
        </w:rPr>
      </w:pPr>
      <w:ins w:id="447" w:author="Lee Xerri" w:date="2025-03-20T15:44:00Z" w16du:dateUtc="2025-03-20T14:44:00Z">
        <w:r>
          <w:rPr>
            <w:u w:val="single"/>
          </w:rPr>
          <w:lastRenderedPageBreak/>
          <w:t>Normal distribution: Most Monte Carlo solutions use a</w:t>
        </w:r>
      </w:ins>
      <w:ins w:id="448" w:author="Lee Xerri" w:date="2025-03-20T15:45:00Z" w16du:dateUtc="2025-03-20T14:45:00Z">
        <w:r>
          <w:rPr>
            <w:u w:val="single"/>
          </w:rPr>
          <w:t xml:space="preserve"> normal distribution which assumes that outcomes are equally distributed around the mean. Signs that the median and average are significantly different will ind</w:t>
        </w:r>
      </w:ins>
      <w:ins w:id="449" w:author="Lee Xerri" w:date="2025-03-20T15:46:00Z" w16du:dateUtc="2025-03-20T14:46:00Z">
        <w:r>
          <w:rPr>
            <w:u w:val="single"/>
          </w:rPr>
          <w:t>icate an incorrect distribution. [5]</w:t>
        </w:r>
      </w:ins>
    </w:p>
    <w:p w14:paraId="700B55CE" w14:textId="31467DE2" w:rsidR="00E02619" w:rsidRDefault="00077C81" w:rsidP="004A0AB3">
      <w:pPr>
        <w:pStyle w:val="ListParagraph"/>
        <w:numPr>
          <w:ilvl w:val="0"/>
          <w:numId w:val="19"/>
        </w:numPr>
        <w:pPrChange w:id="450" w:author="Lee Xerri" w:date="2025-03-20T15:42:00Z" w16du:dateUtc="2025-03-20T14:42:00Z">
          <w:pPr/>
        </w:pPrChange>
      </w:pPr>
      <w:ins w:id="451" w:author="Lee Xerri" w:date="2025-03-20T15:47:00Z" w16du:dateUtc="2025-03-20T14:47:00Z">
        <w:r>
          <w:rPr>
            <w:u w:val="single"/>
          </w:rPr>
          <w:t xml:space="preserve">Observation Independence: </w:t>
        </w:r>
      </w:ins>
      <w:ins w:id="452" w:author="Lee Xerri" w:date="2025-03-20T15:48:00Z" w16du:dateUtc="2025-03-20T14:48:00Z">
        <w:r>
          <w:rPr>
            <w:u w:val="single"/>
          </w:rPr>
          <w:t>Many probabilistic solutions assume that each individual observation is independent of the observations before.</w:t>
        </w:r>
      </w:ins>
    </w:p>
    <w:p w14:paraId="2EEAAB19" w14:textId="578FA05B" w:rsidR="006463D7" w:rsidRDefault="006463D7" w:rsidP="003D3824">
      <w:pPr>
        <w:rPr>
          <w:ins w:id="453" w:author="Lee Xerri" w:date="2025-03-20T15:50:00Z" w16du:dateUtc="2025-03-20T14:50:00Z"/>
        </w:rPr>
      </w:pPr>
      <w:r>
        <w:t>Give 2 examples of scenarios for which Simple Monte Carlo would</w:t>
      </w:r>
      <w:r w:rsidR="00190022">
        <w:t xml:space="preserve"> perform well. (2 marks)</w:t>
      </w:r>
    </w:p>
    <w:p w14:paraId="31B9AFA8" w14:textId="1EA4ABE3" w:rsidR="007A2010" w:rsidRPr="008B027C" w:rsidRDefault="007A2010" w:rsidP="007A2010">
      <w:pPr>
        <w:pStyle w:val="ListParagraph"/>
        <w:numPr>
          <w:ilvl w:val="0"/>
          <w:numId w:val="20"/>
        </w:numPr>
        <w:rPr>
          <w:ins w:id="454" w:author="Lee Xerri" w:date="2025-03-20T15:57:00Z" w16du:dateUtc="2025-03-20T14:57:00Z"/>
          <w:rPrChange w:id="455" w:author="Lee Xerri" w:date="2025-03-20T15:57:00Z" w16du:dateUtc="2025-03-20T14:57:00Z">
            <w:rPr>
              <w:ins w:id="456" w:author="Lee Xerri" w:date="2025-03-20T15:57:00Z" w16du:dateUtc="2025-03-20T14:57:00Z"/>
              <w:u w:val="single"/>
            </w:rPr>
          </w:rPrChange>
        </w:rPr>
      </w:pPr>
      <w:ins w:id="457" w:author="Lee Xerri" w:date="2025-03-20T15:50:00Z" w16du:dateUtc="2025-03-20T14:50:00Z">
        <w:r>
          <w:rPr>
            <w:u w:val="single"/>
          </w:rPr>
          <w:t xml:space="preserve">Project </w:t>
        </w:r>
      </w:ins>
      <w:ins w:id="458" w:author="Lee Xerri" w:date="2025-03-20T15:53:00Z" w16du:dateUtc="2025-03-20T14:53:00Z">
        <w:r>
          <w:rPr>
            <w:u w:val="single"/>
          </w:rPr>
          <w:t xml:space="preserve">Management: According to [6]’s study using Monte Carlo, </w:t>
        </w:r>
      </w:ins>
      <w:ins w:id="459" w:author="Lee Xerri" w:date="2025-03-20T15:59:00Z" w16du:dateUtc="2025-03-20T14:59:00Z">
        <w:r w:rsidR="008B027C">
          <w:rPr>
            <w:u w:val="single"/>
          </w:rPr>
          <w:t>if</w:t>
        </w:r>
      </w:ins>
      <w:ins w:id="460" w:author="Lee Xerri" w:date="2025-03-20T15:53:00Z" w16du:dateUtc="2025-03-20T14:53:00Z">
        <w:r>
          <w:rPr>
            <w:u w:val="single"/>
          </w:rPr>
          <w:t xml:space="preserve"> there is variability, Monte Carlo will perform better than Averaging. </w:t>
        </w:r>
      </w:ins>
      <w:ins w:id="461" w:author="Lee Xerri" w:date="2025-03-20T15:54:00Z" w16du:dateUtc="2025-03-20T14:54:00Z">
        <w:r>
          <w:rPr>
            <w:u w:val="single"/>
          </w:rPr>
          <w:t xml:space="preserve">In this study, Monte Carlo was very close to forecasting the </w:t>
        </w:r>
      </w:ins>
      <w:ins w:id="462" w:author="Lee Xerri" w:date="2025-03-20T15:59:00Z" w16du:dateUtc="2025-03-20T14:59:00Z">
        <w:r w:rsidR="008B027C">
          <w:rPr>
            <w:u w:val="single"/>
          </w:rPr>
          <w:t>number</w:t>
        </w:r>
      </w:ins>
      <w:ins w:id="463" w:author="Lee Xerri" w:date="2025-03-20T15:54:00Z" w16du:dateUtc="2025-03-20T14:54:00Z">
        <w:r>
          <w:rPr>
            <w:u w:val="single"/>
          </w:rPr>
          <w:t xml:space="preserve"> of items closed by a </w:t>
        </w:r>
      </w:ins>
      <w:ins w:id="464" w:author="Lee Xerri" w:date="2025-03-20T15:55:00Z" w16du:dateUtc="2025-03-20T14:55:00Z">
        <w:r>
          <w:rPr>
            <w:u w:val="single"/>
          </w:rPr>
          <w:t>team of 6 developers.</w:t>
        </w:r>
      </w:ins>
    </w:p>
    <w:p w14:paraId="04C9E1B5" w14:textId="232170A3" w:rsidR="008B027C" w:rsidRDefault="008B027C" w:rsidP="007A2010">
      <w:pPr>
        <w:pStyle w:val="ListParagraph"/>
        <w:numPr>
          <w:ilvl w:val="0"/>
          <w:numId w:val="20"/>
        </w:numPr>
        <w:pPrChange w:id="465" w:author="Lee Xerri" w:date="2025-03-20T15:50:00Z" w16du:dateUtc="2025-03-20T14:50:00Z">
          <w:pPr/>
        </w:pPrChange>
      </w:pPr>
      <w:ins w:id="466" w:author="Lee Xerri" w:date="2025-03-20T15:58:00Z" w16du:dateUtc="2025-03-20T14:58:00Z">
        <w:r>
          <w:rPr>
            <w:u w:val="single"/>
          </w:rPr>
          <w:t>Por</w:t>
        </w:r>
      </w:ins>
      <w:ins w:id="467" w:author="Lee Xerri" w:date="2025-03-20T15:59:00Z" w16du:dateUtc="2025-03-20T14:59:00Z">
        <w:r>
          <w:rPr>
            <w:u w:val="single"/>
          </w:rPr>
          <w:t xml:space="preserve">tfolio Management: </w:t>
        </w:r>
        <w:r w:rsidRPr="008B027C">
          <w:rPr>
            <w:u w:val="single"/>
          </w:rPr>
          <w:t>A Monte Carlo simulation allows an analyst to determine the size of the portfolio a client would need at retirement to support their desired retirement lifestyle and other desired gifts and bequests.</w:t>
        </w:r>
        <w:r>
          <w:rPr>
            <w:u w:val="single"/>
          </w:rPr>
          <w:t xml:space="preserve"> </w:t>
        </w:r>
      </w:ins>
      <w:ins w:id="468" w:author="Lee Xerri" w:date="2025-03-20T15:59:00Z">
        <w:r w:rsidRPr="008B027C">
          <w:rPr>
            <w:u w:val="single"/>
          </w:rPr>
          <w:t>The result is a distribution of portfolio sizes with the probabilities of supporting the client's desired spending needs.</w:t>
        </w:r>
      </w:ins>
      <w:ins w:id="469" w:author="Lee Xerri" w:date="2025-03-20T16:00:00Z" w16du:dateUtc="2025-03-20T15:00:00Z">
        <w:r w:rsidR="00EF2DAA">
          <w:rPr>
            <w:u w:val="single"/>
          </w:rPr>
          <w:t xml:space="preserve"> </w:t>
        </w:r>
      </w:ins>
      <w:ins w:id="470" w:author="Lee Xerri" w:date="2025-03-20T15:59:00Z" w16du:dateUtc="2025-03-20T14:59:00Z">
        <w:r w:rsidR="0084175E">
          <w:rPr>
            <w:u w:val="single"/>
          </w:rPr>
          <w:t>[7]</w:t>
        </w:r>
      </w:ins>
    </w:p>
    <w:p w14:paraId="7B3CAA3D" w14:textId="77777777" w:rsidR="006463D7" w:rsidRDefault="006463D7" w:rsidP="003D3824"/>
    <w:p w14:paraId="6124A51C" w14:textId="590930B5" w:rsidR="00190022" w:rsidRDefault="00190022" w:rsidP="00190022">
      <w:pPr>
        <w:pStyle w:val="Heading3"/>
      </w:pPr>
      <w:r>
        <w:t>Task 9 (SE3.3, 10 marks):</w:t>
      </w:r>
    </w:p>
    <w:p w14:paraId="1C5ACDF7" w14:textId="77777777" w:rsidR="00190022" w:rsidRDefault="00190022" w:rsidP="003D3824"/>
    <w:p w14:paraId="7C94B4D2" w14:textId="77777777" w:rsidR="00190022" w:rsidRDefault="00190022" w:rsidP="00190022">
      <w:r>
        <w:t xml:space="preserve">The 99% confidence interval is given by </w:t>
      </w:r>
      <m:oMath>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n</m:t>
            </m:r>
          </m:sub>
        </m:sSub>
        <m:r>
          <w:rPr>
            <w:rFonts w:ascii="Cambria Math" w:hAnsi="Cambria Math"/>
          </w:rPr>
          <m:t>-2.58</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  </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n</m:t>
            </m:r>
          </m:sub>
        </m:sSub>
        <m:r>
          <w:rPr>
            <w:rFonts w:ascii="Cambria Math" w:hAnsi="Cambria Math"/>
          </w:rPr>
          <m:t>+2.58</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 </m:t>
        </m:r>
      </m:oMath>
      <w:r>
        <w:t xml:space="preserve">(refer to Section 2.2 of the book </w:t>
      </w:r>
      <w:r w:rsidRPr="009C6FC8">
        <w:t>Monte Carlo theory, methods and examples</w:t>
      </w:r>
      <w:r>
        <w:t>).</w:t>
      </w:r>
    </w:p>
    <w:p w14:paraId="690EF4D6" w14:textId="4725482F" w:rsidR="00190022" w:rsidRDefault="00190022" w:rsidP="00190022">
      <w:r>
        <w:t>Implement the formula described above. The standard deviation, s, can be estimated using the formula implemented in Task 6. (4 marks)</w:t>
      </w:r>
    </w:p>
    <w:p w14:paraId="6FE9CAF5" w14:textId="76AEAF0A" w:rsidR="00190022" w:rsidRDefault="00190022" w:rsidP="00190022">
      <w:r>
        <w:t>Find the 99% confidence interval for the following values of n</w:t>
      </w:r>
      <w:r w:rsidR="00E77A55">
        <w:t xml:space="preserve"> (2 marks each)</w:t>
      </w:r>
      <w:r>
        <w:t>:</w:t>
      </w:r>
    </w:p>
    <w:p w14:paraId="0CAC0533" w14:textId="71D93A6B" w:rsidR="00190022" w:rsidRDefault="00190022" w:rsidP="00190022">
      <w:pPr>
        <w:pStyle w:val="ListParagraph"/>
        <w:numPr>
          <w:ilvl w:val="0"/>
          <w:numId w:val="1"/>
        </w:numPr>
        <w:rPr>
          <w:ins w:id="471" w:author="Lee Xerri" w:date="2025-03-20T16:04:00Z" w16du:dateUtc="2025-03-20T15:04:00Z"/>
        </w:rPr>
      </w:pPr>
      <w:r>
        <w:t>n=10,000</w:t>
      </w:r>
    </w:p>
    <w:p w14:paraId="22D6206B" w14:textId="0714722A" w:rsidR="00817470" w:rsidRDefault="00817470" w:rsidP="00817470">
      <w:pPr>
        <w:pStyle w:val="ListParagraph"/>
        <w:numPr>
          <w:ilvl w:val="1"/>
          <w:numId w:val="1"/>
        </w:numPr>
        <w:pPrChange w:id="472" w:author="Lee Xerri" w:date="2025-03-20T16:04:00Z" w16du:dateUtc="2025-03-20T15:04:00Z">
          <w:pPr>
            <w:pStyle w:val="ListParagraph"/>
            <w:numPr>
              <w:numId w:val="1"/>
            </w:numPr>
            <w:ind w:hanging="360"/>
          </w:pPr>
        </w:pPrChange>
      </w:pPr>
      <w:ins w:id="473" w:author="Lee Xerri" w:date="2025-03-20T16:04:00Z" w16du:dateUtc="2025-03-20T15:04:00Z">
        <w:r w:rsidRPr="00817470">
          <w:t>Confidence Interval: [0.3195521369254453, 0.34384786307455467]</w:t>
        </w:r>
      </w:ins>
    </w:p>
    <w:p w14:paraId="49AF238D" w14:textId="3AA0F2FE" w:rsidR="00190022" w:rsidRDefault="00190022" w:rsidP="00190022">
      <w:pPr>
        <w:pStyle w:val="ListParagraph"/>
        <w:numPr>
          <w:ilvl w:val="0"/>
          <w:numId w:val="1"/>
        </w:numPr>
        <w:rPr>
          <w:ins w:id="474" w:author="Lee Xerri" w:date="2025-03-20T16:04:00Z" w16du:dateUtc="2025-03-20T15:04:00Z"/>
        </w:rPr>
      </w:pPr>
      <w:r>
        <w:t>n=20,000</w:t>
      </w:r>
    </w:p>
    <w:p w14:paraId="4D8DEE16" w14:textId="636AAE48" w:rsidR="00817470" w:rsidRDefault="00817470" w:rsidP="00817470">
      <w:pPr>
        <w:pStyle w:val="ListParagraph"/>
        <w:numPr>
          <w:ilvl w:val="1"/>
          <w:numId w:val="1"/>
        </w:numPr>
        <w:pPrChange w:id="475" w:author="Lee Xerri" w:date="2025-03-20T16:04:00Z" w16du:dateUtc="2025-03-20T15:04:00Z">
          <w:pPr>
            <w:pStyle w:val="ListParagraph"/>
            <w:numPr>
              <w:numId w:val="1"/>
            </w:numPr>
            <w:ind w:hanging="360"/>
          </w:pPr>
        </w:pPrChange>
      </w:pPr>
      <w:ins w:id="476" w:author="Lee Xerri" w:date="2025-03-20T16:04:00Z" w16du:dateUtc="2025-03-20T15:04:00Z">
        <w:r>
          <w:t xml:space="preserve">Confidence Interval: </w:t>
        </w:r>
        <w:r w:rsidRPr="00817470">
          <w:t>[0.32350777333505826, 0.34069222666494176]</w:t>
        </w:r>
      </w:ins>
    </w:p>
    <w:p w14:paraId="4D3B4059" w14:textId="5FDA466E" w:rsidR="00082001" w:rsidRDefault="00190022" w:rsidP="00082001">
      <w:pPr>
        <w:pStyle w:val="ListParagraph"/>
        <w:numPr>
          <w:ilvl w:val="0"/>
          <w:numId w:val="1"/>
        </w:numPr>
        <w:rPr>
          <w:ins w:id="477" w:author="Lee Xerri" w:date="2025-03-20T16:04:00Z" w16du:dateUtc="2025-03-20T15:04:00Z"/>
        </w:rPr>
      </w:pPr>
      <w:r>
        <w:t>n=100,000</w:t>
      </w:r>
    </w:p>
    <w:p w14:paraId="59FC5559" w14:textId="6254F0F8" w:rsidR="00817470" w:rsidDel="004416A5" w:rsidRDefault="00817470" w:rsidP="00817470">
      <w:pPr>
        <w:pStyle w:val="ListParagraph"/>
        <w:numPr>
          <w:ilvl w:val="1"/>
          <w:numId w:val="1"/>
        </w:numPr>
        <w:rPr>
          <w:del w:id="478" w:author="Lee Xerri" w:date="2025-03-20T16:05:00Z" w16du:dateUtc="2025-03-20T15:05:00Z"/>
        </w:rPr>
        <w:pPrChange w:id="479" w:author="Lee Xerri" w:date="2025-03-20T16:04:00Z" w16du:dateUtc="2025-03-20T15:04:00Z">
          <w:pPr>
            <w:pStyle w:val="ListParagraph"/>
            <w:numPr>
              <w:numId w:val="1"/>
            </w:numPr>
            <w:ind w:hanging="360"/>
          </w:pPr>
        </w:pPrChange>
      </w:pPr>
      <w:ins w:id="480" w:author="Lee Xerri" w:date="2025-03-20T16:04:00Z" w16du:dateUtc="2025-03-20T15:04:00Z">
        <w:r w:rsidRPr="00817470">
          <w:t>Confidence Interval: [0.328586557500945, 0.336273442499055]</w:t>
        </w:r>
      </w:ins>
    </w:p>
    <w:p w14:paraId="1F117A7C" w14:textId="0C3622D8" w:rsidR="00082001" w:rsidRDefault="00082001" w:rsidP="004416A5">
      <w:pPr>
        <w:pStyle w:val="ListParagraph"/>
        <w:numPr>
          <w:ilvl w:val="1"/>
          <w:numId w:val="1"/>
        </w:numPr>
        <w:rPr>
          <w:ins w:id="481" w:author="Lee Xerri" w:date="2025-03-20T13:34:00Z" w16du:dateUtc="2025-03-20T12:34:00Z"/>
        </w:rPr>
        <w:pPrChange w:id="482" w:author="Lee Xerri" w:date="2025-03-20T16:05:00Z" w16du:dateUtc="2025-03-20T15:05:00Z">
          <w:pPr/>
        </w:pPrChange>
      </w:pPr>
    </w:p>
    <w:p w14:paraId="083AE20C" w14:textId="0D3EE52B" w:rsidR="00082001" w:rsidRDefault="00082001" w:rsidP="00EE3C85">
      <w:pPr>
        <w:jc w:val="center"/>
        <w:rPr>
          <w:ins w:id="483" w:author="Lee Xerri" w:date="2025-03-20T13:34:00Z" w16du:dateUtc="2025-03-20T12:34:00Z"/>
          <w:sz w:val="40"/>
          <w:szCs w:val="32"/>
        </w:rPr>
        <w:pPrChange w:id="484" w:author="Lee Xerri" w:date="2025-03-20T15:46:00Z" w16du:dateUtc="2025-03-20T14:46:00Z">
          <w:pPr/>
        </w:pPrChange>
      </w:pPr>
      <w:ins w:id="485" w:author="Lee Xerri" w:date="2025-03-20T13:34:00Z" w16du:dateUtc="2025-03-20T12:34:00Z">
        <w:r>
          <w:rPr>
            <w:sz w:val="40"/>
            <w:szCs w:val="32"/>
          </w:rPr>
          <w:lastRenderedPageBreak/>
          <w:t>References</w:t>
        </w:r>
      </w:ins>
    </w:p>
    <w:p w14:paraId="0EC7C815" w14:textId="7E5E03C5" w:rsidR="00650311" w:rsidRPr="00EE3C85" w:rsidRDefault="00650311" w:rsidP="00650311">
      <w:pPr>
        <w:pStyle w:val="ListParagraph"/>
        <w:numPr>
          <w:ilvl w:val="0"/>
          <w:numId w:val="18"/>
        </w:numPr>
        <w:rPr>
          <w:ins w:id="486" w:author="Lee Xerri" w:date="2025-03-20T15:38:00Z" w16du:dateUtc="2025-03-20T14:38:00Z"/>
          <w:szCs w:val="20"/>
        </w:rPr>
      </w:pPr>
      <w:ins w:id="487" w:author="Lee Xerri" w:date="2025-03-20T15:38:00Z" w16du:dateUtc="2025-03-20T14:38:00Z">
        <w:r w:rsidRPr="00EE3C85">
          <w:rPr>
            <w:szCs w:val="20"/>
            <w:rPrChange w:id="488" w:author="Lee Xerri" w:date="2025-03-20T15:46:00Z" w16du:dateUtc="2025-03-20T14:46:00Z">
              <w:rPr>
                <w:sz w:val="28"/>
                <w:szCs w:val="22"/>
              </w:rPr>
            </w:rPrChange>
          </w:rPr>
          <w:t xml:space="preserve">Qualtrics. (n.d.). </w:t>
        </w:r>
        <w:r w:rsidRPr="00EE3C85">
          <w:rPr>
            <w:i/>
            <w:iCs/>
            <w:szCs w:val="20"/>
            <w:rPrChange w:id="489" w:author="Lee Xerri" w:date="2025-03-20T15:46:00Z" w16du:dateUtc="2025-03-20T14:46:00Z">
              <w:rPr>
                <w:sz w:val="28"/>
                <w:szCs w:val="22"/>
              </w:rPr>
            </w:rPrChange>
          </w:rPr>
          <w:t>Cluster Analysis</w:t>
        </w:r>
        <w:r w:rsidRPr="00EE3C85">
          <w:rPr>
            <w:szCs w:val="20"/>
            <w:rPrChange w:id="490" w:author="Lee Xerri" w:date="2025-03-20T15:46:00Z" w16du:dateUtc="2025-03-20T14:46:00Z">
              <w:rPr>
                <w:sz w:val="28"/>
                <w:szCs w:val="22"/>
              </w:rPr>
            </w:rPrChange>
          </w:rPr>
          <w:t>. [Online]. Available: https://www.qualtrics.com/experience-management/research/cluster-analysis/. [Accessed: Mar. 20, 2025].</w:t>
        </w:r>
      </w:ins>
    </w:p>
    <w:p w14:paraId="1A3F497C" w14:textId="10EFFA73" w:rsidR="00650311" w:rsidRPr="00EE3C85" w:rsidRDefault="00650311" w:rsidP="00650311">
      <w:pPr>
        <w:pStyle w:val="ListParagraph"/>
        <w:numPr>
          <w:ilvl w:val="0"/>
          <w:numId w:val="18"/>
        </w:numPr>
        <w:rPr>
          <w:ins w:id="491" w:author="Lee Xerri" w:date="2025-03-20T15:38:00Z" w16du:dateUtc="2025-03-20T14:38:00Z"/>
          <w:szCs w:val="20"/>
        </w:rPr>
      </w:pPr>
      <w:ins w:id="492" w:author="Lee Xerri" w:date="2025-03-20T15:38:00Z" w16du:dateUtc="2025-03-20T14:38:00Z">
        <w:r w:rsidRPr="00EE3C85">
          <w:rPr>
            <w:szCs w:val="20"/>
            <w:rPrChange w:id="493" w:author="Lee Xerri" w:date="2025-03-20T15:46:00Z" w16du:dateUtc="2025-03-20T14:46:00Z">
              <w:rPr>
                <w:sz w:val="28"/>
                <w:szCs w:val="22"/>
              </w:rPr>
            </w:rPrChange>
          </w:rPr>
          <w:t xml:space="preserve">IBM. (n.d.). </w:t>
        </w:r>
        <w:r w:rsidRPr="00EE3C85">
          <w:rPr>
            <w:i/>
            <w:iCs/>
            <w:szCs w:val="20"/>
            <w:rPrChange w:id="494" w:author="Lee Xerri" w:date="2025-03-20T15:46:00Z" w16du:dateUtc="2025-03-20T14:46:00Z">
              <w:rPr>
                <w:sz w:val="28"/>
                <w:szCs w:val="22"/>
              </w:rPr>
            </w:rPrChange>
          </w:rPr>
          <w:t>K-means Clustering</w:t>
        </w:r>
        <w:r w:rsidRPr="00EE3C85">
          <w:rPr>
            <w:szCs w:val="20"/>
            <w:rPrChange w:id="495" w:author="Lee Xerri" w:date="2025-03-20T15:46:00Z" w16du:dateUtc="2025-03-20T14:46:00Z">
              <w:rPr>
                <w:sz w:val="28"/>
                <w:szCs w:val="22"/>
              </w:rPr>
            </w:rPrChange>
          </w:rPr>
          <w:t>. [Online]. Available: https://www.ibm.com/think/topics/k-means-clustering. [Accessed: Mar. 20, 2025].</w:t>
        </w:r>
      </w:ins>
    </w:p>
    <w:p w14:paraId="3F1F4B01" w14:textId="08F2DEC3" w:rsidR="00650311" w:rsidRPr="00EE3C85" w:rsidRDefault="00650311" w:rsidP="00650311">
      <w:pPr>
        <w:pStyle w:val="ListParagraph"/>
        <w:numPr>
          <w:ilvl w:val="0"/>
          <w:numId w:val="18"/>
        </w:numPr>
        <w:rPr>
          <w:ins w:id="496" w:author="Lee Xerri" w:date="2025-03-20T15:38:00Z" w16du:dateUtc="2025-03-20T14:38:00Z"/>
          <w:szCs w:val="20"/>
          <w:rPrChange w:id="497" w:author="Lee Xerri" w:date="2025-03-20T15:46:00Z" w16du:dateUtc="2025-03-20T14:46:00Z">
            <w:rPr>
              <w:ins w:id="498" w:author="Lee Xerri" w:date="2025-03-20T15:38:00Z" w16du:dateUtc="2025-03-20T14:38:00Z"/>
              <w:sz w:val="28"/>
              <w:szCs w:val="22"/>
            </w:rPr>
          </w:rPrChange>
        </w:rPr>
      </w:pPr>
      <w:ins w:id="499" w:author="Lee Xerri" w:date="2025-03-20T15:38:00Z" w16du:dateUtc="2025-03-20T14:38:00Z">
        <w:r w:rsidRPr="00EE3C85">
          <w:rPr>
            <w:szCs w:val="20"/>
            <w:rPrChange w:id="500" w:author="Lee Xerri" w:date="2025-03-20T15:46:00Z" w16du:dateUtc="2025-03-20T14:46:00Z">
              <w:rPr>
                <w:sz w:val="28"/>
                <w:szCs w:val="22"/>
              </w:rPr>
            </w:rPrChange>
          </w:rPr>
          <w:t xml:space="preserve">S. Yadav. (2020). </w:t>
        </w:r>
        <w:r w:rsidRPr="00EE3C85">
          <w:rPr>
            <w:i/>
            <w:iCs/>
            <w:szCs w:val="20"/>
            <w:rPrChange w:id="501" w:author="Lee Xerri" w:date="2025-03-20T15:46:00Z" w16du:dateUtc="2025-03-20T14:46:00Z">
              <w:rPr>
                <w:sz w:val="28"/>
                <w:szCs w:val="22"/>
              </w:rPr>
            </w:rPrChange>
          </w:rPr>
          <w:t>Understanding Intra-cluster Distance, Inter-cluster Distance, and Dunn Index: A Comprehensive Guide</w:t>
        </w:r>
        <w:r w:rsidRPr="00EE3C85">
          <w:rPr>
            <w:szCs w:val="20"/>
            <w:rPrChange w:id="502" w:author="Lee Xerri" w:date="2025-03-20T15:46:00Z" w16du:dateUtc="2025-03-20T14:46:00Z">
              <w:rPr>
                <w:sz w:val="28"/>
                <w:szCs w:val="22"/>
              </w:rPr>
            </w:rPrChange>
          </w:rPr>
          <w:t>. [Online]. Available: https://medium.com/@Suraj_Yadav/understanding-intra-cluster-distance-inter-cluster-distance-and-dun-index-a-comprehensive-guide-a8de726f5769#:~:text=cluster%20is%2018.-,Inter%2Dcluster%20distance,clusters%20are%20from%20each%20other. [Accessed: Mar. 20, 2025].</w:t>
        </w:r>
      </w:ins>
    </w:p>
    <w:p w14:paraId="7EE4C778" w14:textId="35152F16" w:rsidR="00082001" w:rsidRPr="00EE3C85" w:rsidRDefault="00082001" w:rsidP="00082001">
      <w:pPr>
        <w:pStyle w:val="ListParagraph"/>
        <w:numPr>
          <w:ilvl w:val="0"/>
          <w:numId w:val="18"/>
        </w:numPr>
        <w:rPr>
          <w:ins w:id="503" w:author="Lee Xerri" w:date="2025-03-20T15:46:00Z" w16du:dateUtc="2025-03-20T14:46:00Z"/>
          <w:szCs w:val="20"/>
          <w:rPrChange w:id="504" w:author="Lee Xerri" w:date="2025-03-20T15:46:00Z" w16du:dateUtc="2025-03-20T14:46:00Z">
            <w:rPr>
              <w:ins w:id="505" w:author="Lee Xerri" w:date="2025-03-20T15:46:00Z" w16du:dateUtc="2025-03-20T14:46:00Z"/>
              <w:sz w:val="28"/>
              <w:szCs w:val="22"/>
            </w:rPr>
          </w:rPrChange>
        </w:rPr>
      </w:pPr>
      <w:proofErr w:type="spellStart"/>
      <w:ins w:id="506" w:author="Lee Xerri" w:date="2025-03-20T13:35:00Z">
        <w:r w:rsidRPr="00EE3C85">
          <w:rPr>
            <w:szCs w:val="20"/>
            <w:rPrChange w:id="507" w:author="Lee Xerri" w:date="2025-03-20T15:46:00Z" w16du:dateUtc="2025-03-20T14:46:00Z">
              <w:rPr>
                <w:sz w:val="28"/>
                <w:szCs w:val="22"/>
              </w:rPr>
            </w:rPrChange>
          </w:rPr>
          <w:t>Baeldung</w:t>
        </w:r>
        <w:proofErr w:type="spellEnd"/>
        <w:r w:rsidRPr="00EE3C85">
          <w:rPr>
            <w:szCs w:val="20"/>
            <w:rPrChange w:id="508" w:author="Lee Xerri" w:date="2025-03-20T15:46:00Z" w16du:dateUtc="2025-03-20T14:46:00Z">
              <w:rPr>
                <w:sz w:val="28"/>
                <w:szCs w:val="22"/>
              </w:rPr>
            </w:rPrChange>
          </w:rPr>
          <w:t xml:space="preserve">. "Silhouette Plots in Cluster Analysis." </w:t>
        </w:r>
        <w:proofErr w:type="spellStart"/>
        <w:r w:rsidRPr="00EE3C85">
          <w:rPr>
            <w:i/>
            <w:iCs/>
            <w:szCs w:val="20"/>
            <w:rPrChange w:id="509" w:author="Lee Xerri" w:date="2025-03-20T15:46:00Z" w16du:dateUtc="2025-03-20T14:46:00Z">
              <w:rPr>
                <w:i/>
                <w:iCs/>
                <w:sz w:val="28"/>
                <w:szCs w:val="22"/>
              </w:rPr>
            </w:rPrChange>
          </w:rPr>
          <w:t>Baeldung</w:t>
        </w:r>
        <w:proofErr w:type="spellEnd"/>
        <w:r w:rsidRPr="00EE3C85">
          <w:rPr>
            <w:i/>
            <w:iCs/>
            <w:szCs w:val="20"/>
            <w:rPrChange w:id="510" w:author="Lee Xerri" w:date="2025-03-20T15:46:00Z" w16du:dateUtc="2025-03-20T14:46:00Z">
              <w:rPr>
                <w:i/>
                <w:iCs/>
                <w:sz w:val="28"/>
                <w:szCs w:val="22"/>
              </w:rPr>
            </w:rPrChange>
          </w:rPr>
          <w:t xml:space="preserve"> on Computer Science</w:t>
        </w:r>
        <w:r w:rsidRPr="00EE3C85">
          <w:rPr>
            <w:szCs w:val="20"/>
            <w:rPrChange w:id="511" w:author="Lee Xerri" w:date="2025-03-20T15:46:00Z" w16du:dateUtc="2025-03-20T14:46:00Z">
              <w:rPr>
                <w:sz w:val="28"/>
                <w:szCs w:val="22"/>
              </w:rPr>
            </w:rPrChange>
          </w:rPr>
          <w:t xml:space="preserve">, 18 Mar. 2024. </w:t>
        </w:r>
      </w:ins>
      <w:ins w:id="512" w:author="Lee Xerri" w:date="2025-03-20T15:46:00Z" w16du:dateUtc="2025-03-20T14:46:00Z">
        <w:r w:rsidR="00E02619" w:rsidRPr="00EE3C85">
          <w:rPr>
            <w:szCs w:val="20"/>
            <w:rPrChange w:id="513" w:author="Lee Xerri" w:date="2025-03-20T15:46:00Z" w16du:dateUtc="2025-03-20T14:46:00Z">
              <w:rPr>
                <w:sz w:val="28"/>
                <w:szCs w:val="22"/>
              </w:rPr>
            </w:rPrChange>
          </w:rPr>
          <w:fldChar w:fldCharType="begin"/>
        </w:r>
        <w:r w:rsidR="00E02619" w:rsidRPr="00EE3C85">
          <w:rPr>
            <w:szCs w:val="20"/>
            <w:rPrChange w:id="514" w:author="Lee Xerri" w:date="2025-03-20T15:46:00Z" w16du:dateUtc="2025-03-20T14:46:00Z">
              <w:rPr>
                <w:sz w:val="28"/>
                <w:szCs w:val="22"/>
              </w:rPr>
            </w:rPrChange>
          </w:rPr>
          <w:instrText>HYPERLINK "</w:instrText>
        </w:r>
      </w:ins>
      <w:ins w:id="515" w:author="Lee Xerri" w:date="2025-03-20T13:35:00Z">
        <w:r w:rsidR="00E02619" w:rsidRPr="00EE3C85">
          <w:rPr>
            <w:szCs w:val="20"/>
            <w:rPrChange w:id="516" w:author="Lee Xerri" w:date="2025-03-20T15:46:00Z" w16du:dateUtc="2025-03-20T14:46:00Z">
              <w:rPr>
                <w:rStyle w:val="Hyperlink"/>
                <w:sz w:val="28"/>
                <w:szCs w:val="22"/>
              </w:rPr>
            </w:rPrChange>
          </w:rPr>
          <w:instrText>https://www.baeldung.com/cs/silhouette-values-clustering</w:instrText>
        </w:r>
        <w:r w:rsidR="00E02619" w:rsidRPr="00EE3C85">
          <w:rPr>
            <w:szCs w:val="20"/>
            <w:rPrChange w:id="517" w:author="Lee Xerri" w:date="2025-03-20T15:46:00Z" w16du:dateUtc="2025-03-20T14:46:00Z">
              <w:rPr>
                <w:sz w:val="28"/>
                <w:szCs w:val="22"/>
              </w:rPr>
            </w:rPrChange>
          </w:rPr>
          <w:instrText>. Accessed 20 Mar. 2025</w:instrText>
        </w:r>
      </w:ins>
      <w:ins w:id="518" w:author="Lee Xerri" w:date="2025-03-20T15:46:00Z" w16du:dateUtc="2025-03-20T14:46:00Z">
        <w:r w:rsidR="00E02619" w:rsidRPr="00EE3C85">
          <w:rPr>
            <w:szCs w:val="20"/>
            <w:rPrChange w:id="519" w:author="Lee Xerri" w:date="2025-03-20T15:46:00Z" w16du:dateUtc="2025-03-20T14:46:00Z">
              <w:rPr>
                <w:sz w:val="28"/>
                <w:szCs w:val="22"/>
              </w:rPr>
            </w:rPrChange>
          </w:rPr>
          <w:instrText>"</w:instrText>
        </w:r>
        <w:r w:rsidR="00E02619" w:rsidRPr="00EE3C85">
          <w:rPr>
            <w:szCs w:val="20"/>
            <w:rPrChange w:id="520" w:author="Lee Xerri" w:date="2025-03-20T15:46:00Z" w16du:dateUtc="2025-03-20T14:46:00Z">
              <w:rPr>
                <w:sz w:val="28"/>
                <w:szCs w:val="22"/>
              </w:rPr>
            </w:rPrChange>
          </w:rPr>
          <w:fldChar w:fldCharType="separate"/>
        </w:r>
      </w:ins>
      <w:ins w:id="521" w:author="Lee Xerri" w:date="2025-03-20T13:35:00Z">
        <w:r w:rsidR="00E02619" w:rsidRPr="00EE3C85">
          <w:rPr>
            <w:rStyle w:val="Hyperlink"/>
            <w:szCs w:val="20"/>
            <w:rPrChange w:id="522" w:author="Lee Xerri" w:date="2025-03-20T15:46:00Z" w16du:dateUtc="2025-03-20T14:46:00Z">
              <w:rPr>
                <w:rStyle w:val="Hyperlink"/>
                <w:sz w:val="28"/>
                <w:szCs w:val="22"/>
              </w:rPr>
            </w:rPrChange>
          </w:rPr>
          <w:t>https://www.baeldung.com/cs/silhouette-values-clustering</w:t>
        </w:r>
        <w:r w:rsidR="00E02619" w:rsidRPr="00EE3C85">
          <w:rPr>
            <w:rStyle w:val="Hyperlink"/>
            <w:szCs w:val="20"/>
            <w:rPrChange w:id="523" w:author="Lee Xerri" w:date="2025-03-20T15:46:00Z" w16du:dateUtc="2025-03-20T14:46:00Z">
              <w:rPr>
                <w:rStyle w:val="Hyperlink"/>
                <w:sz w:val="28"/>
                <w:szCs w:val="22"/>
              </w:rPr>
            </w:rPrChange>
          </w:rPr>
          <w:t>. Accessed 20 Mar. 2025</w:t>
        </w:r>
      </w:ins>
      <w:ins w:id="524" w:author="Lee Xerri" w:date="2025-03-20T15:46:00Z" w16du:dateUtc="2025-03-20T14:46:00Z">
        <w:r w:rsidR="00E02619" w:rsidRPr="00EE3C85">
          <w:rPr>
            <w:szCs w:val="20"/>
            <w:rPrChange w:id="525" w:author="Lee Xerri" w:date="2025-03-20T15:46:00Z" w16du:dateUtc="2025-03-20T14:46:00Z">
              <w:rPr>
                <w:sz w:val="28"/>
                <w:szCs w:val="22"/>
              </w:rPr>
            </w:rPrChange>
          </w:rPr>
          <w:fldChar w:fldCharType="end"/>
        </w:r>
      </w:ins>
      <w:ins w:id="526" w:author="Lee Xerri" w:date="2025-03-20T13:35:00Z">
        <w:r w:rsidRPr="00EE3C85">
          <w:rPr>
            <w:szCs w:val="20"/>
            <w:rPrChange w:id="527" w:author="Lee Xerri" w:date="2025-03-20T15:46:00Z" w16du:dateUtc="2025-03-20T14:46:00Z">
              <w:rPr>
                <w:sz w:val="28"/>
                <w:szCs w:val="22"/>
              </w:rPr>
            </w:rPrChange>
          </w:rPr>
          <w:t>.</w:t>
        </w:r>
      </w:ins>
    </w:p>
    <w:p w14:paraId="5FF2A0F6" w14:textId="2A968498" w:rsidR="00FC09C4" w:rsidRDefault="00E02619" w:rsidP="00FC09C4">
      <w:pPr>
        <w:pStyle w:val="ListParagraph"/>
        <w:numPr>
          <w:ilvl w:val="0"/>
          <w:numId w:val="18"/>
        </w:numPr>
        <w:rPr>
          <w:ins w:id="528" w:author="Lee Xerri" w:date="2025-03-20T15:56:00Z" w16du:dateUtc="2025-03-20T14:56:00Z"/>
          <w:szCs w:val="20"/>
        </w:rPr>
      </w:pPr>
      <w:ins w:id="529" w:author="Lee Xerri" w:date="2025-03-20T15:46:00Z">
        <w:r w:rsidRPr="00EE3C85">
          <w:rPr>
            <w:szCs w:val="20"/>
            <w:rPrChange w:id="530" w:author="Lee Xerri" w:date="2025-03-20T15:46:00Z" w16du:dateUtc="2025-03-20T14:46:00Z">
              <w:rPr>
                <w:sz w:val="28"/>
                <w:szCs w:val="22"/>
              </w:rPr>
            </w:rPrChange>
          </w:rPr>
          <w:t xml:space="preserve">T. Cagley, "Monte Carlo: The Assumptions," </w:t>
        </w:r>
        <w:r w:rsidRPr="00EE3C85">
          <w:rPr>
            <w:i/>
            <w:iCs/>
            <w:szCs w:val="20"/>
            <w:rPrChange w:id="531" w:author="Lee Xerri" w:date="2025-03-20T15:46:00Z" w16du:dateUtc="2025-03-20T14:46:00Z">
              <w:rPr>
                <w:i/>
                <w:iCs/>
                <w:sz w:val="28"/>
                <w:szCs w:val="22"/>
              </w:rPr>
            </w:rPrChange>
          </w:rPr>
          <w:t>Software Process and Measurement</w:t>
        </w:r>
        <w:r w:rsidRPr="00EE3C85">
          <w:rPr>
            <w:szCs w:val="20"/>
            <w:rPrChange w:id="532" w:author="Lee Xerri" w:date="2025-03-20T15:46:00Z" w16du:dateUtc="2025-03-20T14:46:00Z">
              <w:rPr>
                <w:sz w:val="28"/>
                <w:szCs w:val="22"/>
              </w:rPr>
            </w:rPrChange>
          </w:rPr>
          <w:t xml:space="preserve">, Aug. 23, 2018. [Online]. Available: </w:t>
        </w:r>
        <w:r w:rsidRPr="00EE3C85">
          <w:rPr>
            <w:szCs w:val="20"/>
            <w:rPrChange w:id="533" w:author="Lee Xerri" w:date="2025-03-20T15:46:00Z" w16du:dateUtc="2025-03-20T14:46:00Z">
              <w:rPr>
                <w:sz w:val="28"/>
                <w:szCs w:val="22"/>
              </w:rPr>
            </w:rPrChange>
          </w:rPr>
          <w:fldChar w:fldCharType="begin"/>
        </w:r>
        <w:r w:rsidRPr="00EE3C85">
          <w:rPr>
            <w:szCs w:val="20"/>
            <w:rPrChange w:id="534" w:author="Lee Xerri" w:date="2025-03-20T15:46:00Z" w16du:dateUtc="2025-03-20T14:46:00Z">
              <w:rPr>
                <w:sz w:val="28"/>
                <w:szCs w:val="22"/>
              </w:rPr>
            </w:rPrChange>
          </w:rPr>
          <w:instrText>HYPERLINK "https://tcagley.wordpress.com/2018/08/23/monte-carlo-the-assumptions/" \t "_new"</w:instrText>
        </w:r>
        <w:r w:rsidRPr="00EE3C85">
          <w:rPr>
            <w:szCs w:val="20"/>
            <w:rPrChange w:id="535" w:author="Lee Xerri" w:date="2025-03-20T15:46:00Z" w16du:dateUtc="2025-03-20T14:46:00Z">
              <w:rPr>
                <w:sz w:val="28"/>
                <w:szCs w:val="22"/>
              </w:rPr>
            </w:rPrChange>
          </w:rPr>
        </w:r>
        <w:r w:rsidRPr="00EE3C85">
          <w:rPr>
            <w:szCs w:val="20"/>
            <w:rPrChange w:id="536" w:author="Lee Xerri" w:date="2025-03-20T15:46:00Z" w16du:dateUtc="2025-03-20T14:46:00Z">
              <w:rPr>
                <w:sz w:val="28"/>
                <w:szCs w:val="22"/>
              </w:rPr>
            </w:rPrChange>
          </w:rPr>
          <w:fldChar w:fldCharType="separate"/>
        </w:r>
        <w:r w:rsidRPr="00EE3C85">
          <w:rPr>
            <w:rStyle w:val="Hyperlink"/>
            <w:szCs w:val="20"/>
            <w:rPrChange w:id="537" w:author="Lee Xerri" w:date="2025-03-20T15:46:00Z" w16du:dateUtc="2025-03-20T14:46:00Z">
              <w:rPr>
                <w:rStyle w:val="Hyperlink"/>
                <w:sz w:val="28"/>
                <w:szCs w:val="22"/>
              </w:rPr>
            </w:rPrChange>
          </w:rPr>
          <w:t>https://tcagley.wordpress.com/2018/08/23/monte-carlo-the-assumptions/</w:t>
        </w:r>
      </w:ins>
      <w:ins w:id="538" w:author="Lee Xerri" w:date="2025-03-20T15:46:00Z" w16du:dateUtc="2025-03-20T14:46:00Z">
        <w:r w:rsidRPr="00EE3C85">
          <w:rPr>
            <w:szCs w:val="20"/>
            <w:rPrChange w:id="539" w:author="Lee Xerri" w:date="2025-03-20T15:46:00Z" w16du:dateUtc="2025-03-20T14:46:00Z">
              <w:rPr>
                <w:sz w:val="28"/>
                <w:szCs w:val="22"/>
              </w:rPr>
            </w:rPrChange>
          </w:rPr>
          <w:fldChar w:fldCharType="end"/>
        </w:r>
      </w:ins>
      <w:ins w:id="540" w:author="Lee Xerri" w:date="2025-03-20T15:46:00Z">
        <w:r w:rsidRPr="00EE3C85">
          <w:rPr>
            <w:szCs w:val="20"/>
            <w:rPrChange w:id="541" w:author="Lee Xerri" w:date="2025-03-20T15:46:00Z" w16du:dateUtc="2025-03-20T14:46:00Z">
              <w:rPr>
                <w:sz w:val="28"/>
                <w:szCs w:val="22"/>
              </w:rPr>
            </w:rPrChange>
          </w:rPr>
          <w:t>. [Accessed: Mar. 20, 2025].</w:t>
        </w:r>
      </w:ins>
    </w:p>
    <w:p w14:paraId="092F1DE8" w14:textId="0EA29419" w:rsidR="00FC09C4" w:rsidRDefault="00FC09C4" w:rsidP="00FC09C4">
      <w:pPr>
        <w:pStyle w:val="ListParagraph"/>
        <w:numPr>
          <w:ilvl w:val="0"/>
          <w:numId w:val="18"/>
        </w:numPr>
        <w:rPr>
          <w:ins w:id="542" w:author="Lee Xerri" w:date="2025-03-20T16:00:00Z" w16du:dateUtc="2025-03-20T15:00:00Z"/>
          <w:szCs w:val="20"/>
        </w:rPr>
      </w:pPr>
      <w:ins w:id="543" w:author="Lee Xerri" w:date="2025-03-20T15:56:00Z">
        <w:r w:rsidRPr="00FC09C4">
          <w:rPr>
            <w:szCs w:val="20"/>
          </w:rPr>
          <w:t xml:space="preserve">B. Huser-Berta, "The Flaw of Averages — Comparing Monte Carlo Simulations with Estimates based on Averages," </w:t>
        </w:r>
        <w:r w:rsidRPr="00FC09C4">
          <w:rPr>
            <w:i/>
            <w:iCs/>
            <w:szCs w:val="20"/>
          </w:rPr>
          <w:t>Medium</w:t>
        </w:r>
        <w:r w:rsidRPr="00FC09C4">
          <w:rPr>
            <w:szCs w:val="20"/>
          </w:rPr>
          <w:t xml:space="preserve">, Dec. 22, 2023. [Online]. Available: </w:t>
        </w:r>
        <w:r w:rsidRPr="00FC09C4">
          <w:rPr>
            <w:szCs w:val="20"/>
          </w:rPr>
          <w:fldChar w:fldCharType="begin"/>
        </w:r>
        <w:r w:rsidRPr="00FC09C4">
          <w:rPr>
            <w:szCs w:val="20"/>
          </w:rPr>
          <w:instrText>HYPERLINK "https://medium.com/mastering-agility/the-flaw-of-averages-comparing-monte-carlo-simulations-with-estimates-based-on-averages-267528ae4f47" \t "_new"</w:instrText>
        </w:r>
        <w:r w:rsidRPr="00FC09C4">
          <w:rPr>
            <w:szCs w:val="20"/>
          </w:rPr>
        </w:r>
        <w:r w:rsidRPr="00FC09C4">
          <w:rPr>
            <w:szCs w:val="20"/>
          </w:rPr>
          <w:fldChar w:fldCharType="separate"/>
        </w:r>
        <w:r w:rsidRPr="00FC09C4">
          <w:rPr>
            <w:rStyle w:val="Hyperlink"/>
            <w:szCs w:val="20"/>
          </w:rPr>
          <w:t>https://medium.com/mastering-agility/the-flaw-of-averages-comparing-monte-carlo-simulations-with-estimates-based-on-averages-267528ae4f47</w:t>
        </w:r>
      </w:ins>
      <w:ins w:id="544" w:author="Lee Xerri" w:date="2025-03-20T15:56:00Z" w16du:dateUtc="2025-03-20T14:56:00Z">
        <w:r w:rsidRPr="00FC09C4">
          <w:rPr>
            <w:szCs w:val="20"/>
          </w:rPr>
          <w:fldChar w:fldCharType="end"/>
        </w:r>
      </w:ins>
      <w:ins w:id="545" w:author="Lee Xerri" w:date="2025-03-20T15:56:00Z">
        <w:r w:rsidRPr="00FC09C4">
          <w:rPr>
            <w:szCs w:val="20"/>
          </w:rPr>
          <w:t>. [Accessed: Mar. 20, 2025].</w:t>
        </w:r>
      </w:ins>
    </w:p>
    <w:p w14:paraId="2C050E16" w14:textId="31F613E3" w:rsidR="0084175E" w:rsidRPr="00FC09C4" w:rsidRDefault="0084175E" w:rsidP="00FC09C4">
      <w:pPr>
        <w:pStyle w:val="ListParagraph"/>
        <w:numPr>
          <w:ilvl w:val="0"/>
          <w:numId w:val="18"/>
        </w:numPr>
        <w:rPr>
          <w:szCs w:val="20"/>
        </w:rPr>
        <w:pPrChange w:id="546" w:author="Lee Xerri" w:date="2025-03-20T15:56:00Z" w16du:dateUtc="2025-03-20T14:56:00Z">
          <w:pPr/>
        </w:pPrChange>
      </w:pPr>
      <w:ins w:id="547" w:author="Lee Xerri" w:date="2025-03-20T16:00:00Z" w16du:dateUtc="2025-03-20T15:00:00Z">
        <w:r>
          <w:rPr>
            <w:szCs w:val="20"/>
          </w:rPr>
          <w:t>K. Agarwal</w:t>
        </w:r>
      </w:ins>
      <w:ins w:id="548" w:author="Lee Xerri" w:date="2025-03-20T16:00:00Z">
        <w:r w:rsidRPr="0084175E">
          <w:rPr>
            <w:szCs w:val="20"/>
          </w:rPr>
          <w:t xml:space="preserve">, "The Monte Carlo Simulation: Understanding the Basics," </w:t>
        </w:r>
        <w:r w:rsidRPr="0084175E">
          <w:rPr>
            <w:i/>
            <w:iCs/>
            <w:szCs w:val="20"/>
          </w:rPr>
          <w:t>Investopedia</w:t>
        </w:r>
        <w:r w:rsidRPr="0084175E">
          <w:rPr>
            <w:szCs w:val="20"/>
          </w:rPr>
          <w:t xml:space="preserve">, Nov. 25, 2021. [Online]. Available: </w:t>
        </w:r>
        <w:r w:rsidRPr="0084175E">
          <w:rPr>
            <w:szCs w:val="20"/>
          </w:rPr>
          <w:fldChar w:fldCharType="begin"/>
        </w:r>
        <w:r w:rsidRPr="0084175E">
          <w:rPr>
            <w:szCs w:val="20"/>
          </w:rPr>
          <w:instrText>HYPERLINK "https://www.investopedia.com/articles/investing/112514/monte-carlo-simulation-basics.asp" \t "_new"</w:instrText>
        </w:r>
        <w:r w:rsidRPr="0084175E">
          <w:rPr>
            <w:szCs w:val="20"/>
          </w:rPr>
        </w:r>
        <w:r w:rsidRPr="0084175E">
          <w:rPr>
            <w:szCs w:val="20"/>
          </w:rPr>
          <w:fldChar w:fldCharType="separate"/>
        </w:r>
        <w:r w:rsidRPr="0084175E">
          <w:rPr>
            <w:rStyle w:val="Hyperlink"/>
            <w:szCs w:val="20"/>
          </w:rPr>
          <w:t>https://www.investopedia.com/articles/investing/112514/monte-carlo-simulation-basics.asp</w:t>
        </w:r>
      </w:ins>
      <w:ins w:id="549" w:author="Lee Xerri" w:date="2025-03-20T16:00:00Z" w16du:dateUtc="2025-03-20T15:00:00Z">
        <w:r w:rsidRPr="0084175E">
          <w:rPr>
            <w:szCs w:val="20"/>
          </w:rPr>
          <w:fldChar w:fldCharType="end"/>
        </w:r>
      </w:ins>
      <w:ins w:id="550" w:author="Lee Xerri" w:date="2025-03-20T16:00:00Z">
        <w:r w:rsidRPr="0084175E">
          <w:rPr>
            <w:szCs w:val="20"/>
          </w:rPr>
          <w:t>. [Accessed: Mar. 20, 2025].</w:t>
        </w:r>
      </w:ins>
    </w:p>
    <w:sectPr w:rsidR="0084175E" w:rsidRPr="00FC09C4" w:rsidSect="004A44EE">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34F46" w14:textId="77777777" w:rsidR="007C0B29" w:rsidRDefault="007C0B29" w:rsidP="008801C7">
      <w:r>
        <w:separator/>
      </w:r>
    </w:p>
    <w:p w14:paraId="074512D0" w14:textId="77777777" w:rsidR="007C0B29" w:rsidRDefault="007C0B29" w:rsidP="008801C7"/>
    <w:p w14:paraId="7FEF7BFE" w14:textId="77777777" w:rsidR="007C0B29" w:rsidRDefault="007C0B29" w:rsidP="008801C7"/>
  </w:endnote>
  <w:endnote w:type="continuationSeparator" w:id="0">
    <w:p w14:paraId="15670E24" w14:textId="77777777" w:rsidR="007C0B29" w:rsidRDefault="007C0B29" w:rsidP="008801C7">
      <w:r>
        <w:continuationSeparator/>
      </w:r>
    </w:p>
    <w:p w14:paraId="2D963BF8" w14:textId="77777777" w:rsidR="007C0B29" w:rsidRDefault="007C0B29" w:rsidP="008801C7"/>
    <w:p w14:paraId="7787581B" w14:textId="77777777" w:rsidR="007C0B29" w:rsidRDefault="007C0B29" w:rsidP="008801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B61F" w14:textId="086ADF7A" w:rsidR="005C44A7" w:rsidRDefault="005C44A7" w:rsidP="003C30E6">
    <w:pPr>
      <w:pStyle w:val="Footer"/>
      <w:tabs>
        <w:tab w:val="clear" w:pos="9360"/>
      </w:tabs>
      <w:ind w:left="-709"/>
    </w:pPr>
    <w:r>
      <w:t>20</w:t>
    </w:r>
    <w:r w:rsidR="00412CB8">
      <w:t>2</w:t>
    </w:r>
    <w:r w:rsidR="00A01552">
      <w:t>4</w:t>
    </w:r>
    <w:r>
      <w:t xml:space="preserve"> – 202</w:t>
    </w:r>
    <w:r w:rsidR="00A01552">
      <w:t>5</w:t>
    </w:r>
    <w:r>
      <w:tab/>
      <w:t xml:space="preserve"> Statistics for Computer Science</w:t>
    </w:r>
    <w:r>
      <w:tab/>
    </w:r>
    <w:r>
      <w:tab/>
    </w:r>
    <w:r>
      <w:tab/>
    </w:r>
    <w:r>
      <w:tab/>
    </w:r>
    <w:r>
      <w:fldChar w:fldCharType="begin"/>
    </w:r>
    <w:r>
      <w:instrText xml:space="preserve"> PAGE   \* MERGEFORMAT </w:instrText>
    </w:r>
    <w:r>
      <w:fldChar w:fldCharType="separate"/>
    </w:r>
    <w:r>
      <w:rPr>
        <w:noProof/>
      </w:rPr>
      <w:t>2</w:t>
    </w:r>
    <w:r>
      <w:rPr>
        <w:noProof/>
      </w:rPr>
      <w:fldChar w:fldCharType="end"/>
    </w:r>
  </w:p>
  <w:p w14:paraId="2B30E7DA" w14:textId="0E3B5344" w:rsidR="005C44A7" w:rsidRDefault="005C44A7" w:rsidP="008801C7"/>
  <w:p w14:paraId="14F60C9B" w14:textId="77777777" w:rsidR="005C44A7" w:rsidRDefault="005C44A7" w:rsidP="008801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9036" w14:textId="77777777" w:rsidR="007C0B29" w:rsidRDefault="007C0B29" w:rsidP="008801C7">
      <w:r>
        <w:separator/>
      </w:r>
    </w:p>
    <w:p w14:paraId="701A3743" w14:textId="77777777" w:rsidR="007C0B29" w:rsidRDefault="007C0B29" w:rsidP="008801C7"/>
    <w:p w14:paraId="38C708C4" w14:textId="77777777" w:rsidR="007C0B29" w:rsidRDefault="007C0B29" w:rsidP="008801C7"/>
  </w:footnote>
  <w:footnote w:type="continuationSeparator" w:id="0">
    <w:p w14:paraId="38BE0F0D" w14:textId="77777777" w:rsidR="007C0B29" w:rsidRDefault="007C0B29" w:rsidP="008801C7">
      <w:r>
        <w:continuationSeparator/>
      </w:r>
    </w:p>
    <w:p w14:paraId="6E543BD0" w14:textId="77777777" w:rsidR="007C0B29" w:rsidRDefault="007C0B29" w:rsidP="008801C7"/>
    <w:p w14:paraId="30878F74" w14:textId="77777777" w:rsidR="007C0B29" w:rsidRDefault="007C0B29" w:rsidP="008801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BBDA" w14:textId="57E6C405" w:rsidR="005C44A7" w:rsidRDefault="00412CB8" w:rsidP="0052526B">
    <w:pPr>
      <w:pStyle w:val="Header"/>
    </w:pPr>
    <w:r>
      <w:rPr>
        <w:noProof/>
        <w:lang w:eastAsia="en-GB" w:bidi="ar-SA"/>
      </w:rPr>
      <w:drawing>
        <wp:inline distT="0" distB="0" distL="0" distR="0" wp14:anchorId="4AFADAEB" wp14:editId="14AD40D1">
          <wp:extent cx="1134096" cy="533124"/>
          <wp:effectExtent l="0" t="0" r="0" b="635"/>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566" cy="5469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4DE"/>
    <w:multiLevelType w:val="hybridMultilevel"/>
    <w:tmpl w:val="9320D3EC"/>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02A06FAA"/>
    <w:multiLevelType w:val="hybridMultilevel"/>
    <w:tmpl w:val="C6B220C0"/>
    <w:lvl w:ilvl="0" w:tplc="C8FAD39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450662"/>
    <w:multiLevelType w:val="hybridMultilevel"/>
    <w:tmpl w:val="353A3D30"/>
    <w:lvl w:ilvl="0" w:tplc="08090009">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 w15:restartNumberingAfterBreak="0">
    <w:nsid w:val="081424BA"/>
    <w:multiLevelType w:val="hybridMultilevel"/>
    <w:tmpl w:val="D3F0595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9D55723"/>
    <w:multiLevelType w:val="hybridMultilevel"/>
    <w:tmpl w:val="C3563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C80F43"/>
    <w:multiLevelType w:val="hybridMultilevel"/>
    <w:tmpl w:val="258E009A"/>
    <w:lvl w:ilvl="0" w:tplc="672A55E2">
      <w:start w:val="1"/>
      <w:numFmt w:val="bullet"/>
      <w:pStyle w:val="SectionRequiremen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A4B5C8C"/>
    <w:multiLevelType w:val="hybridMultilevel"/>
    <w:tmpl w:val="8580FAA6"/>
    <w:lvl w:ilvl="0" w:tplc="CDFA91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0A3462A"/>
    <w:multiLevelType w:val="hybridMultilevel"/>
    <w:tmpl w:val="5A9808BC"/>
    <w:lvl w:ilvl="0" w:tplc="115428F2">
      <w:start w:val="11"/>
      <w:numFmt w:val="bullet"/>
      <w:lvlText w:val="-"/>
      <w:lvlJc w:val="left"/>
      <w:pPr>
        <w:ind w:left="1080" w:hanging="360"/>
      </w:pPr>
      <w:rPr>
        <w:rFonts w:ascii="Calibri" w:eastAsiaTheme="minorEastAsia"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0FB72E2"/>
    <w:multiLevelType w:val="hybridMultilevel"/>
    <w:tmpl w:val="9320D3EC"/>
    <w:lvl w:ilvl="0" w:tplc="888CFE70">
      <w:start w:val="1"/>
      <w:numFmt w:val="lowerRoman"/>
      <w:lvlText w:val="%1)"/>
      <w:lvlJc w:val="left"/>
      <w:pPr>
        <w:ind w:left="2880" w:hanging="72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9" w15:restartNumberingAfterBreak="0">
    <w:nsid w:val="2BF17BB2"/>
    <w:multiLevelType w:val="hybridMultilevel"/>
    <w:tmpl w:val="D840CF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0BF583C"/>
    <w:multiLevelType w:val="hybridMultilevel"/>
    <w:tmpl w:val="3B78F71A"/>
    <w:lvl w:ilvl="0" w:tplc="614644B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338168F"/>
    <w:multiLevelType w:val="hybridMultilevel"/>
    <w:tmpl w:val="5AE0A6BA"/>
    <w:lvl w:ilvl="0" w:tplc="08090009">
      <w:start w:val="1"/>
      <w:numFmt w:val="bullet"/>
      <w:lvlText w:val=""/>
      <w:lvlJc w:val="left"/>
      <w:pPr>
        <w:ind w:left="413" w:hanging="360"/>
      </w:pPr>
      <w:rPr>
        <w:rFonts w:ascii="Wingdings" w:hAnsi="Wingdings" w:hint="default"/>
      </w:rPr>
    </w:lvl>
    <w:lvl w:ilvl="1" w:tplc="08090003">
      <w:start w:val="1"/>
      <w:numFmt w:val="bullet"/>
      <w:lvlText w:val="o"/>
      <w:lvlJc w:val="left"/>
      <w:pPr>
        <w:ind w:left="1133" w:hanging="360"/>
      </w:pPr>
      <w:rPr>
        <w:rFonts w:ascii="Courier New" w:hAnsi="Courier New" w:cs="Courier New" w:hint="default"/>
      </w:rPr>
    </w:lvl>
    <w:lvl w:ilvl="2" w:tplc="08090005">
      <w:start w:val="1"/>
      <w:numFmt w:val="bullet"/>
      <w:lvlText w:val=""/>
      <w:lvlJc w:val="left"/>
      <w:pPr>
        <w:ind w:left="1853" w:hanging="360"/>
      </w:pPr>
      <w:rPr>
        <w:rFonts w:ascii="Wingdings" w:hAnsi="Wingdings" w:hint="default"/>
      </w:rPr>
    </w:lvl>
    <w:lvl w:ilvl="3" w:tplc="08090001">
      <w:start w:val="1"/>
      <w:numFmt w:val="bullet"/>
      <w:lvlText w:val=""/>
      <w:lvlJc w:val="left"/>
      <w:pPr>
        <w:ind w:left="2573" w:hanging="360"/>
      </w:pPr>
      <w:rPr>
        <w:rFonts w:ascii="Symbol" w:hAnsi="Symbol" w:hint="default"/>
      </w:rPr>
    </w:lvl>
    <w:lvl w:ilvl="4" w:tplc="08090003">
      <w:start w:val="1"/>
      <w:numFmt w:val="bullet"/>
      <w:lvlText w:val="o"/>
      <w:lvlJc w:val="left"/>
      <w:pPr>
        <w:ind w:left="3293" w:hanging="360"/>
      </w:pPr>
      <w:rPr>
        <w:rFonts w:ascii="Courier New" w:hAnsi="Courier New" w:cs="Courier New" w:hint="default"/>
      </w:rPr>
    </w:lvl>
    <w:lvl w:ilvl="5" w:tplc="08090005">
      <w:start w:val="1"/>
      <w:numFmt w:val="bullet"/>
      <w:lvlText w:val=""/>
      <w:lvlJc w:val="left"/>
      <w:pPr>
        <w:ind w:left="4013" w:hanging="360"/>
      </w:pPr>
      <w:rPr>
        <w:rFonts w:ascii="Wingdings" w:hAnsi="Wingdings" w:hint="default"/>
      </w:rPr>
    </w:lvl>
    <w:lvl w:ilvl="6" w:tplc="08090001">
      <w:start w:val="1"/>
      <w:numFmt w:val="bullet"/>
      <w:lvlText w:val=""/>
      <w:lvlJc w:val="left"/>
      <w:pPr>
        <w:ind w:left="4733" w:hanging="360"/>
      </w:pPr>
      <w:rPr>
        <w:rFonts w:ascii="Symbol" w:hAnsi="Symbol" w:hint="default"/>
      </w:rPr>
    </w:lvl>
    <w:lvl w:ilvl="7" w:tplc="08090003">
      <w:start w:val="1"/>
      <w:numFmt w:val="bullet"/>
      <w:lvlText w:val="o"/>
      <w:lvlJc w:val="left"/>
      <w:pPr>
        <w:ind w:left="5453" w:hanging="360"/>
      </w:pPr>
      <w:rPr>
        <w:rFonts w:ascii="Courier New" w:hAnsi="Courier New" w:cs="Courier New" w:hint="default"/>
      </w:rPr>
    </w:lvl>
    <w:lvl w:ilvl="8" w:tplc="08090005">
      <w:start w:val="1"/>
      <w:numFmt w:val="bullet"/>
      <w:lvlText w:val=""/>
      <w:lvlJc w:val="left"/>
      <w:pPr>
        <w:ind w:left="6173" w:hanging="360"/>
      </w:pPr>
      <w:rPr>
        <w:rFonts w:ascii="Wingdings" w:hAnsi="Wingdings" w:hint="default"/>
      </w:rPr>
    </w:lvl>
  </w:abstractNum>
  <w:abstractNum w:abstractNumId="12" w15:restartNumberingAfterBreak="0">
    <w:nsid w:val="3845681F"/>
    <w:multiLevelType w:val="hybridMultilevel"/>
    <w:tmpl w:val="E71CAE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0460616"/>
    <w:multiLevelType w:val="hybridMultilevel"/>
    <w:tmpl w:val="9320D3EC"/>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4" w15:restartNumberingAfterBreak="0">
    <w:nsid w:val="45F04131"/>
    <w:multiLevelType w:val="hybridMultilevel"/>
    <w:tmpl w:val="DD14C5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4B327B9C"/>
    <w:multiLevelType w:val="hybridMultilevel"/>
    <w:tmpl w:val="9C829348"/>
    <w:lvl w:ilvl="0" w:tplc="582014B4">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4DE76A0E"/>
    <w:multiLevelType w:val="hybridMultilevel"/>
    <w:tmpl w:val="9320D3EC"/>
    <w:lvl w:ilvl="0" w:tplc="FFFFFFFF">
      <w:start w:val="1"/>
      <w:numFmt w:val="lowerRoman"/>
      <w:lvlText w:val="%1)"/>
      <w:lvlJc w:val="left"/>
      <w:pPr>
        <w:ind w:left="2880" w:hanging="72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7" w15:restartNumberingAfterBreak="0">
    <w:nsid w:val="5FAD372C"/>
    <w:multiLevelType w:val="hybridMultilevel"/>
    <w:tmpl w:val="18442A18"/>
    <w:lvl w:ilvl="0" w:tplc="7CB22C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6DA522E0"/>
    <w:multiLevelType w:val="hybridMultilevel"/>
    <w:tmpl w:val="8B84C3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C09341D"/>
    <w:multiLevelType w:val="hybridMultilevel"/>
    <w:tmpl w:val="6F161BDE"/>
    <w:lvl w:ilvl="0" w:tplc="2A847E3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83311333">
    <w:abstractNumId w:val="18"/>
  </w:num>
  <w:num w:numId="2" w16cid:durableId="356925648">
    <w:abstractNumId w:val="5"/>
  </w:num>
  <w:num w:numId="3" w16cid:durableId="112797326">
    <w:abstractNumId w:val="4"/>
  </w:num>
  <w:num w:numId="4" w16cid:durableId="229654165">
    <w:abstractNumId w:val="3"/>
  </w:num>
  <w:num w:numId="5" w16cid:durableId="1506631864">
    <w:abstractNumId w:val="6"/>
  </w:num>
  <w:num w:numId="6" w16cid:durableId="9649742">
    <w:abstractNumId w:val="1"/>
  </w:num>
  <w:num w:numId="7" w16cid:durableId="78796683">
    <w:abstractNumId w:val="17"/>
  </w:num>
  <w:num w:numId="8" w16cid:durableId="1791703523">
    <w:abstractNumId w:val="10"/>
  </w:num>
  <w:num w:numId="9" w16cid:durableId="1743913389">
    <w:abstractNumId w:val="11"/>
  </w:num>
  <w:num w:numId="10" w16cid:durableId="76096495">
    <w:abstractNumId w:val="2"/>
  </w:num>
  <w:num w:numId="11" w16cid:durableId="402991916">
    <w:abstractNumId w:val="19"/>
  </w:num>
  <w:num w:numId="12" w16cid:durableId="640766832">
    <w:abstractNumId w:val="15"/>
  </w:num>
  <w:num w:numId="13" w16cid:durableId="1335953992">
    <w:abstractNumId w:val="8"/>
  </w:num>
  <w:num w:numId="14" w16cid:durableId="2133280725">
    <w:abstractNumId w:val="0"/>
  </w:num>
  <w:num w:numId="15" w16cid:durableId="605694292">
    <w:abstractNumId w:val="13"/>
  </w:num>
  <w:num w:numId="16" w16cid:durableId="1620259310">
    <w:abstractNumId w:val="16"/>
  </w:num>
  <w:num w:numId="17" w16cid:durableId="1766535851">
    <w:abstractNumId w:val="7"/>
  </w:num>
  <w:num w:numId="18" w16cid:durableId="386145170">
    <w:abstractNumId w:val="12"/>
  </w:num>
  <w:num w:numId="19" w16cid:durableId="1644195773">
    <w:abstractNumId w:val="9"/>
  </w:num>
  <w:num w:numId="20" w16cid:durableId="539710288">
    <w:abstractNumId w:val="1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Xerri">
    <w15:presenceInfo w15:providerId="AD" w15:userId="S::lee.xerri.e21932@mcast.edu.mt::3a91a91a-b282-42b9-8f99-96f98714eb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193"/>
    <w:rsid w:val="0000057E"/>
    <w:rsid w:val="000026A3"/>
    <w:rsid w:val="00002DE8"/>
    <w:rsid w:val="000030B7"/>
    <w:rsid w:val="00006E70"/>
    <w:rsid w:val="0001453A"/>
    <w:rsid w:val="00023D02"/>
    <w:rsid w:val="000312BC"/>
    <w:rsid w:val="00031EB6"/>
    <w:rsid w:val="000350D7"/>
    <w:rsid w:val="000407A1"/>
    <w:rsid w:val="00040814"/>
    <w:rsid w:val="000425C2"/>
    <w:rsid w:val="00050CBC"/>
    <w:rsid w:val="00070B55"/>
    <w:rsid w:val="00071088"/>
    <w:rsid w:val="00074453"/>
    <w:rsid w:val="00077C81"/>
    <w:rsid w:val="00080FAF"/>
    <w:rsid w:val="00082001"/>
    <w:rsid w:val="00091259"/>
    <w:rsid w:val="00096263"/>
    <w:rsid w:val="00096B84"/>
    <w:rsid w:val="000A253C"/>
    <w:rsid w:val="000A6177"/>
    <w:rsid w:val="000B121C"/>
    <w:rsid w:val="000B1E7A"/>
    <w:rsid w:val="000B255F"/>
    <w:rsid w:val="000B396E"/>
    <w:rsid w:val="000B4E69"/>
    <w:rsid w:val="000B7FC0"/>
    <w:rsid w:val="000C29C1"/>
    <w:rsid w:val="000C5391"/>
    <w:rsid w:val="000C5D5C"/>
    <w:rsid w:val="000C6297"/>
    <w:rsid w:val="000D2118"/>
    <w:rsid w:val="000E1740"/>
    <w:rsid w:val="000E344F"/>
    <w:rsid w:val="000E7D08"/>
    <w:rsid w:val="000F0DC3"/>
    <w:rsid w:val="000F249E"/>
    <w:rsid w:val="000F585D"/>
    <w:rsid w:val="000F633B"/>
    <w:rsid w:val="001036D1"/>
    <w:rsid w:val="00103751"/>
    <w:rsid w:val="00106703"/>
    <w:rsid w:val="00111AE8"/>
    <w:rsid w:val="00117761"/>
    <w:rsid w:val="00117987"/>
    <w:rsid w:val="00122671"/>
    <w:rsid w:val="00125107"/>
    <w:rsid w:val="00130C16"/>
    <w:rsid w:val="0013407F"/>
    <w:rsid w:val="00141333"/>
    <w:rsid w:val="0014290A"/>
    <w:rsid w:val="00147CA8"/>
    <w:rsid w:val="00150684"/>
    <w:rsid w:val="00153B11"/>
    <w:rsid w:val="00157AE5"/>
    <w:rsid w:val="00162F8F"/>
    <w:rsid w:val="00164A2D"/>
    <w:rsid w:val="00167D36"/>
    <w:rsid w:val="00170E72"/>
    <w:rsid w:val="00173947"/>
    <w:rsid w:val="00175077"/>
    <w:rsid w:val="001760A6"/>
    <w:rsid w:val="001765BC"/>
    <w:rsid w:val="00176DBC"/>
    <w:rsid w:val="00184F2B"/>
    <w:rsid w:val="00185EC6"/>
    <w:rsid w:val="00190022"/>
    <w:rsid w:val="00191279"/>
    <w:rsid w:val="0019774B"/>
    <w:rsid w:val="001A5DC7"/>
    <w:rsid w:val="001B0128"/>
    <w:rsid w:val="001B1CBF"/>
    <w:rsid w:val="001B2F3E"/>
    <w:rsid w:val="001B3FE2"/>
    <w:rsid w:val="001C27AD"/>
    <w:rsid w:val="001C4C68"/>
    <w:rsid w:val="001C4C6D"/>
    <w:rsid w:val="001D10C2"/>
    <w:rsid w:val="001D163B"/>
    <w:rsid w:val="001D6BF1"/>
    <w:rsid w:val="001E4193"/>
    <w:rsid w:val="001E50C4"/>
    <w:rsid w:val="001E7364"/>
    <w:rsid w:val="001F3E46"/>
    <w:rsid w:val="001F4DB2"/>
    <w:rsid w:val="001F7C5F"/>
    <w:rsid w:val="00203116"/>
    <w:rsid w:val="00204B19"/>
    <w:rsid w:val="00206A31"/>
    <w:rsid w:val="00206DAC"/>
    <w:rsid w:val="00206DCC"/>
    <w:rsid w:val="0021078E"/>
    <w:rsid w:val="002126B8"/>
    <w:rsid w:val="002143DB"/>
    <w:rsid w:val="002147F8"/>
    <w:rsid w:val="00214D08"/>
    <w:rsid w:val="00220B3A"/>
    <w:rsid w:val="002275B2"/>
    <w:rsid w:val="002301D5"/>
    <w:rsid w:val="00237323"/>
    <w:rsid w:val="00237FBE"/>
    <w:rsid w:val="00241340"/>
    <w:rsid w:val="00244242"/>
    <w:rsid w:val="00250EDA"/>
    <w:rsid w:val="00271ECE"/>
    <w:rsid w:val="002A0E7C"/>
    <w:rsid w:val="002A3F3D"/>
    <w:rsid w:val="002A4D14"/>
    <w:rsid w:val="002A7047"/>
    <w:rsid w:val="002B28EF"/>
    <w:rsid w:val="002B6025"/>
    <w:rsid w:val="002C086C"/>
    <w:rsid w:val="002C4D6B"/>
    <w:rsid w:val="002D589C"/>
    <w:rsid w:val="002F0CE0"/>
    <w:rsid w:val="002F1E29"/>
    <w:rsid w:val="002F7407"/>
    <w:rsid w:val="00300156"/>
    <w:rsid w:val="00303B61"/>
    <w:rsid w:val="00304076"/>
    <w:rsid w:val="0031442A"/>
    <w:rsid w:val="00320515"/>
    <w:rsid w:val="003213EE"/>
    <w:rsid w:val="00321E54"/>
    <w:rsid w:val="0033095F"/>
    <w:rsid w:val="00332FB3"/>
    <w:rsid w:val="00333775"/>
    <w:rsid w:val="00335019"/>
    <w:rsid w:val="00342B09"/>
    <w:rsid w:val="00342B28"/>
    <w:rsid w:val="0034492C"/>
    <w:rsid w:val="00350EC5"/>
    <w:rsid w:val="00351DE0"/>
    <w:rsid w:val="00352877"/>
    <w:rsid w:val="00352A7E"/>
    <w:rsid w:val="00354250"/>
    <w:rsid w:val="003727C0"/>
    <w:rsid w:val="003848FB"/>
    <w:rsid w:val="0039195E"/>
    <w:rsid w:val="00392414"/>
    <w:rsid w:val="003A15BA"/>
    <w:rsid w:val="003A50D7"/>
    <w:rsid w:val="003A517F"/>
    <w:rsid w:val="003A7130"/>
    <w:rsid w:val="003A752F"/>
    <w:rsid w:val="003B0B0D"/>
    <w:rsid w:val="003B1BA7"/>
    <w:rsid w:val="003B7C2B"/>
    <w:rsid w:val="003B7D7E"/>
    <w:rsid w:val="003C08A1"/>
    <w:rsid w:val="003C30E6"/>
    <w:rsid w:val="003C317B"/>
    <w:rsid w:val="003D01CC"/>
    <w:rsid w:val="003D3824"/>
    <w:rsid w:val="003D74EB"/>
    <w:rsid w:val="003E0889"/>
    <w:rsid w:val="003E191D"/>
    <w:rsid w:val="003E49E1"/>
    <w:rsid w:val="003E49F4"/>
    <w:rsid w:val="003E5FBC"/>
    <w:rsid w:val="003E6B02"/>
    <w:rsid w:val="003E77EB"/>
    <w:rsid w:val="003F3CE7"/>
    <w:rsid w:val="003F5BE9"/>
    <w:rsid w:val="00411630"/>
    <w:rsid w:val="0041191E"/>
    <w:rsid w:val="00412CB8"/>
    <w:rsid w:val="00413A4B"/>
    <w:rsid w:val="0041597D"/>
    <w:rsid w:val="00417769"/>
    <w:rsid w:val="004177AE"/>
    <w:rsid w:val="00417D32"/>
    <w:rsid w:val="00422A3D"/>
    <w:rsid w:val="00427843"/>
    <w:rsid w:val="0043247D"/>
    <w:rsid w:val="0043481B"/>
    <w:rsid w:val="00440BF5"/>
    <w:rsid w:val="004416A5"/>
    <w:rsid w:val="00443F75"/>
    <w:rsid w:val="004515FD"/>
    <w:rsid w:val="00454C67"/>
    <w:rsid w:val="00460D63"/>
    <w:rsid w:val="00463A29"/>
    <w:rsid w:val="00470E3F"/>
    <w:rsid w:val="00470E4F"/>
    <w:rsid w:val="00472537"/>
    <w:rsid w:val="00482193"/>
    <w:rsid w:val="00482A4E"/>
    <w:rsid w:val="00485E14"/>
    <w:rsid w:val="004879AD"/>
    <w:rsid w:val="004938BC"/>
    <w:rsid w:val="004954BF"/>
    <w:rsid w:val="004977E0"/>
    <w:rsid w:val="004A0AB3"/>
    <w:rsid w:val="004A0EA1"/>
    <w:rsid w:val="004A1E3C"/>
    <w:rsid w:val="004A44EE"/>
    <w:rsid w:val="004B0662"/>
    <w:rsid w:val="004B094E"/>
    <w:rsid w:val="004B3E2B"/>
    <w:rsid w:val="004C0395"/>
    <w:rsid w:val="004C4A84"/>
    <w:rsid w:val="004C7133"/>
    <w:rsid w:val="004D237C"/>
    <w:rsid w:val="004D2BFD"/>
    <w:rsid w:val="004D40EF"/>
    <w:rsid w:val="004E03A2"/>
    <w:rsid w:val="004E2124"/>
    <w:rsid w:val="004E498B"/>
    <w:rsid w:val="004F0B48"/>
    <w:rsid w:val="004F2AD1"/>
    <w:rsid w:val="004F45F6"/>
    <w:rsid w:val="005016AD"/>
    <w:rsid w:val="00506FA1"/>
    <w:rsid w:val="00510A51"/>
    <w:rsid w:val="00512ACC"/>
    <w:rsid w:val="00513B98"/>
    <w:rsid w:val="00516842"/>
    <w:rsid w:val="0052526B"/>
    <w:rsid w:val="005304FD"/>
    <w:rsid w:val="00537907"/>
    <w:rsid w:val="00540BE3"/>
    <w:rsid w:val="00541FAC"/>
    <w:rsid w:val="00542DC1"/>
    <w:rsid w:val="00545854"/>
    <w:rsid w:val="00547414"/>
    <w:rsid w:val="005505A3"/>
    <w:rsid w:val="00556CE1"/>
    <w:rsid w:val="00560D1E"/>
    <w:rsid w:val="00564A11"/>
    <w:rsid w:val="00570FC2"/>
    <w:rsid w:val="00572CF4"/>
    <w:rsid w:val="00580E55"/>
    <w:rsid w:val="005821A7"/>
    <w:rsid w:val="0058222C"/>
    <w:rsid w:val="00583425"/>
    <w:rsid w:val="00586333"/>
    <w:rsid w:val="00595F3A"/>
    <w:rsid w:val="0059746D"/>
    <w:rsid w:val="005A62BB"/>
    <w:rsid w:val="005B050A"/>
    <w:rsid w:val="005B1F5A"/>
    <w:rsid w:val="005B6125"/>
    <w:rsid w:val="005C44A7"/>
    <w:rsid w:val="005D481B"/>
    <w:rsid w:val="005D77BC"/>
    <w:rsid w:val="005D7E52"/>
    <w:rsid w:val="005E222F"/>
    <w:rsid w:val="005E4ED4"/>
    <w:rsid w:val="005E5A7B"/>
    <w:rsid w:val="005E6505"/>
    <w:rsid w:val="005E737B"/>
    <w:rsid w:val="005F45DE"/>
    <w:rsid w:val="005F687D"/>
    <w:rsid w:val="00606F9C"/>
    <w:rsid w:val="00607077"/>
    <w:rsid w:val="00611D32"/>
    <w:rsid w:val="00612E9A"/>
    <w:rsid w:val="006131C1"/>
    <w:rsid w:val="00631255"/>
    <w:rsid w:val="00636F01"/>
    <w:rsid w:val="006463D7"/>
    <w:rsid w:val="00650311"/>
    <w:rsid w:val="00655498"/>
    <w:rsid w:val="00664CAA"/>
    <w:rsid w:val="00667DB3"/>
    <w:rsid w:val="00671745"/>
    <w:rsid w:val="00674610"/>
    <w:rsid w:val="00674865"/>
    <w:rsid w:val="00681CDF"/>
    <w:rsid w:val="006949DA"/>
    <w:rsid w:val="006950BB"/>
    <w:rsid w:val="00697B63"/>
    <w:rsid w:val="006A1210"/>
    <w:rsid w:val="006A2E90"/>
    <w:rsid w:val="006A3CC2"/>
    <w:rsid w:val="006A5BEB"/>
    <w:rsid w:val="006A7D6B"/>
    <w:rsid w:val="006C035E"/>
    <w:rsid w:val="006C0B03"/>
    <w:rsid w:val="006C1DD4"/>
    <w:rsid w:val="006E19D1"/>
    <w:rsid w:val="006E2AA8"/>
    <w:rsid w:val="006F64CC"/>
    <w:rsid w:val="006F6999"/>
    <w:rsid w:val="00701324"/>
    <w:rsid w:val="00711506"/>
    <w:rsid w:val="00711CBB"/>
    <w:rsid w:val="00711F6C"/>
    <w:rsid w:val="007160AA"/>
    <w:rsid w:val="00717BCB"/>
    <w:rsid w:val="00722F22"/>
    <w:rsid w:val="007305AC"/>
    <w:rsid w:val="00733874"/>
    <w:rsid w:val="0074565B"/>
    <w:rsid w:val="00757F0D"/>
    <w:rsid w:val="00760034"/>
    <w:rsid w:val="00761B53"/>
    <w:rsid w:val="00765A36"/>
    <w:rsid w:val="007666E3"/>
    <w:rsid w:val="0077372B"/>
    <w:rsid w:val="007738C7"/>
    <w:rsid w:val="007856C3"/>
    <w:rsid w:val="007861FF"/>
    <w:rsid w:val="00795658"/>
    <w:rsid w:val="00795DD1"/>
    <w:rsid w:val="007A0577"/>
    <w:rsid w:val="007A0DA5"/>
    <w:rsid w:val="007A2010"/>
    <w:rsid w:val="007A7BDD"/>
    <w:rsid w:val="007B06B2"/>
    <w:rsid w:val="007B0A31"/>
    <w:rsid w:val="007B29AD"/>
    <w:rsid w:val="007B6946"/>
    <w:rsid w:val="007C0B29"/>
    <w:rsid w:val="007C161B"/>
    <w:rsid w:val="007C2D54"/>
    <w:rsid w:val="007C3CFF"/>
    <w:rsid w:val="007C4FEB"/>
    <w:rsid w:val="007C5C2F"/>
    <w:rsid w:val="007D0B82"/>
    <w:rsid w:val="007D14DB"/>
    <w:rsid w:val="0080365A"/>
    <w:rsid w:val="008060D3"/>
    <w:rsid w:val="00817470"/>
    <w:rsid w:val="008244DC"/>
    <w:rsid w:val="00835259"/>
    <w:rsid w:val="00837AEE"/>
    <w:rsid w:val="0084175E"/>
    <w:rsid w:val="00845821"/>
    <w:rsid w:val="00846896"/>
    <w:rsid w:val="00850F67"/>
    <w:rsid w:val="00851E96"/>
    <w:rsid w:val="00855A33"/>
    <w:rsid w:val="008604ED"/>
    <w:rsid w:val="00864945"/>
    <w:rsid w:val="00866643"/>
    <w:rsid w:val="00872615"/>
    <w:rsid w:val="00874B4C"/>
    <w:rsid w:val="008801C7"/>
    <w:rsid w:val="00884DF3"/>
    <w:rsid w:val="00893E57"/>
    <w:rsid w:val="00897358"/>
    <w:rsid w:val="008A1B8A"/>
    <w:rsid w:val="008B027C"/>
    <w:rsid w:val="008B0EFE"/>
    <w:rsid w:val="008B2AD9"/>
    <w:rsid w:val="008B3B6C"/>
    <w:rsid w:val="008B6FB6"/>
    <w:rsid w:val="008B7FC9"/>
    <w:rsid w:val="008C0320"/>
    <w:rsid w:val="008C424F"/>
    <w:rsid w:val="008D10EB"/>
    <w:rsid w:val="008D5C51"/>
    <w:rsid w:val="008D7722"/>
    <w:rsid w:val="008E190A"/>
    <w:rsid w:val="008F0C42"/>
    <w:rsid w:val="008F5B0A"/>
    <w:rsid w:val="008F7D9A"/>
    <w:rsid w:val="0090342F"/>
    <w:rsid w:val="009055B0"/>
    <w:rsid w:val="00905AD5"/>
    <w:rsid w:val="00905DC4"/>
    <w:rsid w:val="00907E22"/>
    <w:rsid w:val="00922365"/>
    <w:rsid w:val="00933705"/>
    <w:rsid w:val="0094139A"/>
    <w:rsid w:val="00944665"/>
    <w:rsid w:val="00953AB4"/>
    <w:rsid w:val="009569E9"/>
    <w:rsid w:val="0095773A"/>
    <w:rsid w:val="009614DD"/>
    <w:rsid w:val="00964CA9"/>
    <w:rsid w:val="00966AE6"/>
    <w:rsid w:val="009733AA"/>
    <w:rsid w:val="009768B6"/>
    <w:rsid w:val="00980791"/>
    <w:rsid w:val="00982400"/>
    <w:rsid w:val="009850E4"/>
    <w:rsid w:val="009872CE"/>
    <w:rsid w:val="00993E55"/>
    <w:rsid w:val="00996C50"/>
    <w:rsid w:val="009A4FD8"/>
    <w:rsid w:val="009A7E17"/>
    <w:rsid w:val="009B0599"/>
    <w:rsid w:val="009B1E75"/>
    <w:rsid w:val="009B50DC"/>
    <w:rsid w:val="009B698C"/>
    <w:rsid w:val="009D244F"/>
    <w:rsid w:val="009F1D2B"/>
    <w:rsid w:val="009F38AD"/>
    <w:rsid w:val="009F45B0"/>
    <w:rsid w:val="009F5916"/>
    <w:rsid w:val="009F67BC"/>
    <w:rsid w:val="00A01552"/>
    <w:rsid w:val="00A024A2"/>
    <w:rsid w:val="00A05F21"/>
    <w:rsid w:val="00A22106"/>
    <w:rsid w:val="00A2380F"/>
    <w:rsid w:val="00A275A6"/>
    <w:rsid w:val="00A40173"/>
    <w:rsid w:val="00A40736"/>
    <w:rsid w:val="00A4112B"/>
    <w:rsid w:val="00A47FF7"/>
    <w:rsid w:val="00A52682"/>
    <w:rsid w:val="00A55319"/>
    <w:rsid w:val="00A65B59"/>
    <w:rsid w:val="00A7055D"/>
    <w:rsid w:val="00A719CC"/>
    <w:rsid w:val="00A73BC7"/>
    <w:rsid w:val="00A82815"/>
    <w:rsid w:val="00A841E4"/>
    <w:rsid w:val="00AB40E2"/>
    <w:rsid w:val="00AB7D5A"/>
    <w:rsid w:val="00AC52C3"/>
    <w:rsid w:val="00AC6108"/>
    <w:rsid w:val="00AD5039"/>
    <w:rsid w:val="00AD5F9E"/>
    <w:rsid w:val="00AE05C6"/>
    <w:rsid w:val="00AE3330"/>
    <w:rsid w:val="00AE35FE"/>
    <w:rsid w:val="00AE6850"/>
    <w:rsid w:val="00AE7049"/>
    <w:rsid w:val="00AE7EF3"/>
    <w:rsid w:val="00AF042E"/>
    <w:rsid w:val="00AF0B8D"/>
    <w:rsid w:val="00AF2C8F"/>
    <w:rsid w:val="00AF4407"/>
    <w:rsid w:val="00B02473"/>
    <w:rsid w:val="00B0343B"/>
    <w:rsid w:val="00B045F8"/>
    <w:rsid w:val="00B07E26"/>
    <w:rsid w:val="00B14A7B"/>
    <w:rsid w:val="00B23552"/>
    <w:rsid w:val="00B2516D"/>
    <w:rsid w:val="00B30890"/>
    <w:rsid w:val="00B33E91"/>
    <w:rsid w:val="00B3545D"/>
    <w:rsid w:val="00B37ADC"/>
    <w:rsid w:val="00B37BF7"/>
    <w:rsid w:val="00B44C44"/>
    <w:rsid w:val="00B45F66"/>
    <w:rsid w:val="00B62E9B"/>
    <w:rsid w:val="00B66F2B"/>
    <w:rsid w:val="00B75D78"/>
    <w:rsid w:val="00B7759F"/>
    <w:rsid w:val="00B77CC6"/>
    <w:rsid w:val="00B80F60"/>
    <w:rsid w:val="00B83864"/>
    <w:rsid w:val="00B928C8"/>
    <w:rsid w:val="00BA24BC"/>
    <w:rsid w:val="00BA629A"/>
    <w:rsid w:val="00BA7130"/>
    <w:rsid w:val="00BB1E0E"/>
    <w:rsid w:val="00BC13E5"/>
    <w:rsid w:val="00BC18C3"/>
    <w:rsid w:val="00BC1FC1"/>
    <w:rsid w:val="00BC22CC"/>
    <w:rsid w:val="00BC38D2"/>
    <w:rsid w:val="00BC5ACB"/>
    <w:rsid w:val="00BD23AF"/>
    <w:rsid w:val="00BD4812"/>
    <w:rsid w:val="00BD4E70"/>
    <w:rsid w:val="00BE1204"/>
    <w:rsid w:val="00BE3057"/>
    <w:rsid w:val="00BE62C7"/>
    <w:rsid w:val="00BE630D"/>
    <w:rsid w:val="00BF63C1"/>
    <w:rsid w:val="00C01A98"/>
    <w:rsid w:val="00C01EA6"/>
    <w:rsid w:val="00C03D03"/>
    <w:rsid w:val="00C1128B"/>
    <w:rsid w:val="00C11A15"/>
    <w:rsid w:val="00C14792"/>
    <w:rsid w:val="00C22B74"/>
    <w:rsid w:val="00C34741"/>
    <w:rsid w:val="00C40A9C"/>
    <w:rsid w:val="00C41A5B"/>
    <w:rsid w:val="00C45AF4"/>
    <w:rsid w:val="00C53189"/>
    <w:rsid w:val="00C631B9"/>
    <w:rsid w:val="00C67D17"/>
    <w:rsid w:val="00C71161"/>
    <w:rsid w:val="00C72EFB"/>
    <w:rsid w:val="00C734F5"/>
    <w:rsid w:val="00C738EB"/>
    <w:rsid w:val="00C7603E"/>
    <w:rsid w:val="00C90254"/>
    <w:rsid w:val="00C92273"/>
    <w:rsid w:val="00C93401"/>
    <w:rsid w:val="00C9480F"/>
    <w:rsid w:val="00C94BF5"/>
    <w:rsid w:val="00CA40EF"/>
    <w:rsid w:val="00CA7444"/>
    <w:rsid w:val="00CB0542"/>
    <w:rsid w:val="00CB3707"/>
    <w:rsid w:val="00CC3F95"/>
    <w:rsid w:val="00CC419C"/>
    <w:rsid w:val="00CC68FD"/>
    <w:rsid w:val="00CC7116"/>
    <w:rsid w:val="00CD1687"/>
    <w:rsid w:val="00CD239A"/>
    <w:rsid w:val="00CD35C2"/>
    <w:rsid w:val="00CD7820"/>
    <w:rsid w:val="00CE109B"/>
    <w:rsid w:val="00CE4B08"/>
    <w:rsid w:val="00CE7C11"/>
    <w:rsid w:val="00D03F5A"/>
    <w:rsid w:val="00D05952"/>
    <w:rsid w:val="00D15428"/>
    <w:rsid w:val="00D16A90"/>
    <w:rsid w:val="00D16C46"/>
    <w:rsid w:val="00D26262"/>
    <w:rsid w:val="00D26272"/>
    <w:rsid w:val="00D32357"/>
    <w:rsid w:val="00D36EBF"/>
    <w:rsid w:val="00D41027"/>
    <w:rsid w:val="00D42467"/>
    <w:rsid w:val="00D450D4"/>
    <w:rsid w:val="00D505C0"/>
    <w:rsid w:val="00D54F8C"/>
    <w:rsid w:val="00D60A9C"/>
    <w:rsid w:val="00D67F7B"/>
    <w:rsid w:val="00D73EC3"/>
    <w:rsid w:val="00D74D2A"/>
    <w:rsid w:val="00D81585"/>
    <w:rsid w:val="00D869E5"/>
    <w:rsid w:val="00D906D3"/>
    <w:rsid w:val="00D9153B"/>
    <w:rsid w:val="00D91E5F"/>
    <w:rsid w:val="00D93075"/>
    <w:rsid w:val="00D9672F"/>
    <w:rsid w:val="00DB2340"/>
    <w:rsid w:val="00DB3D86"/>
    <w:rsid w:val="00DB51F3"/>
    <w:rsid w:val="00DB7575"/>
    <w:rsid w:val="00DC3195"/>
    <w:rsid w:val="00DC71CD"/>
    <w:rsid w:val="00DC7A10"/>
    <w:rsid w:val="00DE20AC"/>
    <w:rsid w:val="00DF1CF7"/>
    <w:rsid w:val="00DF1DA8"/>
    <w:rsid w:val="00DF4856"/>
    <w:rsid w:val="00DF5715"/>
    <w:rsid w:val="00DF7E9B"/>
    <w:rsid w:val="00E02619"/>
    <w:rsid w:val="00E053C6"/>
    <w:rsid w:val="00E071F0"/>
    <w:rsid w:val="00E26351"/>
    <w:rsid w:val="00E273E2"/>
    <w:rsid w:val="00E30875"/>
    <w:rsid w:val="00E327F7"/>
    <w:rsid w:val="00E3328C"/>
    <w:rsid w:val="00E34B1B"/>
    <w:rsid w:val="00E35A11"/>
    <w:rsid w:val="00E47661"/>
    <w:rsid w:val="00E514A2"/>
    <w:rsid w:val="00E51532"/>
    <w:rsid w:val="00E76151"/>
    <w:rsid w:val="00E77A55"/>
    <w:rsid w:val="00E846E3"/>
    <w:rsid w:val="00E87C7A"/>
    <w:rsid w:val="00E90044"/>
    <w:rsid w:val="00E91ABD"/>
    <w:rsid w:val="00E937E5"/>
    <w:rsid w:val="00E971C5"/>
    <w:rsid w:val="00EA31C4"/>
    <w:rsid w:val="00EA49F1"/>
    <w:rsid w:val="00EB5713"/>
    <w:rsid w:val="00EB7ECE"/>
    <w:rsid w:val="00EC1C0B"/>
    <w:rsid w:val="00EC1FBD"/>
    <w:rsid w:val="00EC5E02"/>
    <w:rsid w:val="00ED1B94"/>
    <w:rsid w:val="00ED731C"/>
    <w:rsid w:val="00ED7819"/>
    <w:rsid w:val="00EE1918"/>
    <w:rsid w:val="00EE3C85"/>
    <w:rsid w:val="00EE6974"/>
    <w:rsid w:val="00EF02AB"/>
    <w:rsid w:val="00EF20EB"/>
    <w:rsid w:val="00EF2DAA"/>
    <w:rsid w:val="00EF53BB"/>
    <w:rsid w:val="00EF74DC"/>
    <w:rsid w:val="00EF7803"/>
    <w:rsid w:val="00F02A54"/>
    <w:rsid w:val="00F0542F"/>
    <w:rsid w:val="00F064E9"/>
    <w:rsid w:val="00F13585"/>
    <w:rsid w:val="00F14141"/>
    <w:rsid w:val="00F16DF7"/>
    <w:rsid w:val="00F17253"/>
    <w:rsid w:val="00F205BC"/>
    <w:rsid w:val="00F36A33"/>
    <w:rsid w:val="00F37B6E"/>
    <w:rsid w:val="00F472F4"/>
    <w:rsid w:val="00F56655"/>
    <w:rsid w:val="00F57A2A"/>
    <w:rsid w:val="00F716B8"/>
    <w:rsid w:val="00F73E75"/>
    <w:rsid w:val="00F8040E"/>
    <w:rsid w:val="00F85B7E"/>
    <w:rsid w:val="00F92655"/>
    <w:rsid w:val="00F93F5A"/>
    <w:rsid w:val="00F963AF"/>
    <w:rsid w:val="00F9710E"/>
    <w:rsid w:val="00F97572"/>
    <w:rsid w:val="00FA1BCC"/>
    <w:rsid w:val="00FA3E0F"/>
    <w:rsid w:val="00FA7371"/>
    <w:rsid w:val="00FA749D"/>
    <w:rsid w:val="00FB180F"/>
    <w:rsid w:val="00FB4339"/>
    <w:rsid w:val="00FB5CAF"/>
    <w:rsid w:val="00FC09C4"/>
    <w:rsid w:val="00FC1265"/>
    <w:rsid w:val="00FC28DE"/>
    <w:rsid w:val="00FC61C1"/>
    <w:rsid w:val="00FD1E46"/>
    <w:rsid w:val="00FD272D"/>
    <w:rsid w:val="00FD7A2E"/>
    <w:rsid w:val="00FE6B07"/>
    <w:rsid w:val="00FE6E7F"/>
    <w:rsid w:val="00FF3695"/>
    <w:rsid w:val="00FF609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3B480"/>
  <w15:docId w15:val="{A8989714-05F6-4070-AF04-F0C763C46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en-US"/>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1C7"/>
    <w:rPr>
      <w:sz w:val="24"/>
      <w:lang w:val="en-GB"/>
    </w:rPr>
  </w:style>
  <w:style w:type="paragraph" w:styleId="Heading1">
    <w:name w:val="heading 1"/>
    <w:aliases w:val="Section Heading"/>
    <w:basedOn w:val="Normal"/>
    <w:next w:val="Normal"/>
    <w:link w:val="Heading1Char"/>
    <w:uiPriority w:val="9"/>
    <w:qFormat/>
    <w:rsid w:val="00BC18C3"/>
    <w:pPr>
      <w:keepNext/>
      <w:keepLines/>
      <w:pBdr>
        <w:left w:val="single" w:sz="12" w:space="12" w:color="C0504D" w:themeColor="accent2"/>
      </w:pBdr>
      <w:spacing w:before="80" w:after="80" w:line="240" w:lineRule="auto"/>
      <w:outlineLvl w:val="0"/>
    </w:pPr>
    <w:rPr>
      <w:rFonts w:asciiTheme="majorHAnsi" w:eastAsia="Times New Roman" w:hAnsiTheme="majorHAnsi" w:cstheme="majorBidi"/>
      <w:spacing w:val="10"/>
      <w:sz w:val="36"/>
      <w:szCs w:val="36"/>
      <w:lang w:eastAsia="en-GB" w:bidi="ar-SA"/>
    </w:rPr>
  </w:style>
  <w:style w:type="paragraph" w:styleId="Heading2">
    <w:name w:val="heading 2"/>
    <w:basedOn w:val="Normal"/>
    <w:next w:val="Normal"/>
    <w:link w:val="Heading2Char"/>
    <w:uiPriority w:val="9"/>
    <w:unhideWhenUsed/>
    <w:qFormat/>
    <w:rsid w:val="00A65B59"/>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DC3195"/>
    <w:pPr>
      <w:keepNext/>
      <w:keepLines/>
      <w:spacing w:before="80" w:after="0" w:line="240" w:lineRule="auto"/>
      <w:outlineLvl w:val="2"/>
    </w:pPr>
    <w:rPr>
      <w:rFonts w:asciiTheme="majorHAnsi" w:eastAsiaTheme="majorEastAsia" w:hAnsiTheme="majorHAnsi" w:cstheme="majorBidi"/>
      <w:sz w:val="28"/>
      <w:szCs w:val="28"/>
    </w:rPr>
  </w:style>
  <w:style w:type="paragraph" w:styleId="Heading4">
    <w:name w:val="heading 4"/>
    <w:basedOn w:val="Normal"/>
    <w:next w:val="Normal"/>
    <w:link w:val="Heading4Char"/>
    <w:uiPriority w:val="9"/>
    <w:semiHidden/>
    <w:unhideWhenUsed/>
    <w:qFormat/>
    <w:rsid w:val="00A65B59"/>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A65B59"/>
    <w:pPr>
      <w:keepNext/>
      <w:keepLines/>
      <w:spacing w:before="80" w:after="0" w:line="240" w:lineRule="auto"/>
      <w:outlineLvl w:val="4"/>
    </w:pPr>
    <w:rPr>
      <w:rFonts w:asciiTheme="majorHAnsi" w:eastAsiaTheme="majorEastAsia" w:hAnsiTheme="majorHAnsi" w:cstheme="majorBidi"/>
      <w:szCs w:val="24"/>
    </w:rPr>
  </w:style>
  <w:style w:type="paragraph" w:styleId="Heading6">
    <w:name w:val="heading 6"/>
    <w:basedOn w:val="Normal"/>
    <w:next w:val="Normal"/>
    <w:link w:val="Heading6Char"/>
    <w:uiPriority w:val="9"/>
    <w:semiHidden/>
    <w:unhideWhenUsed/>
    <w:qFormat/>
    <w:rsid w:val="00A65B59"/>
    <w:pPr>
      <w:keepNext/>
      <w:keepLines/>
      <w:spacing w:before="80" w:after="0" w:line="240" w:lineRule="auto"/>
      <w:outlineLvl w:val="5"/>
    </w:pPr>
    <w:rPr>
      <w:rFonts w:asciiTheme="majorHAnsi" w:eastAsiaTheme="majorEastAsia" w:hAnsiTheme="majorHAnsi" w:cstheme="majorBidi"/>
      <w:i/>
      <w:iCs/>
      <w:szCs w:val="24"/>
    </w:rPr>
  </w:style>
  <w:style w:type="paragraph" w:styleId="Heading7">
    <w:name w:val="heading 7"/>
    <w:basedOn w:val="Normal"/>
    <w:next w:val="Normal"/>
    <w:link w:val="Heading7Char"/>
    <w:uiPriority w:val="9"/>
    <w:semiHidden/>
    <w:unhideWhenUsed/>
    <w:qFormat/>
    <w:rsid w:val="00A65B59"/>
    <w:pPr>
      <w:keepNext/>
      <w:keepLines/>
      <w:spacing w:before="80" w:after="0" w:line="240" w:lineRule="auto"/>
      <w:outlineLvl w:val="6"/>
    </w:pPr>
    <w:rPr>
      <w:rFonts w:asciiTheme="majorHAnsi" w:eastAsiaTheme="majorEastAsia" w:hAnsiTheme="majorHAnsi" w:cstheme="majorBidi"/>
      <w:color w:val="595959" w:themeColor="text1" w:themeTint="A6"/>
      <w:szCs w:val="24"/>
    </w:rPr>
  </w:style>
  <w:style w:type="paragraph" w:styleId="Heading8">
    <w:name w:val="heading 8"/>
    <w:basedOn w:val="Normal"/>
    <w:next w:val="Normal"/>
    <w:link w:val="Heading8Char"/>
    <w:uiPriority w:val="9"/>
    <w:semiHidden/>
    <w:unhideWhenUsed/>
    <w:qFormat/>
    <w:rsid w:val="00A65B59"/>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A65B59"/>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18C3"/>
    <w:pPr>
      <w:spacing w:after="0" w:line="240" w:lineRule="auto"/>
      <w:contextualSpacing/>
    </w:pPr>
    <w:rPr>
      <w:rFonts w:asciiTheme="majorHAnsi" w:eastAsiaTheme="majorEastAsia" w:hAnsiTheme="majorHAnsi" w:cstheme="majorBidi"/>
      <w:spacing w:val="10"/>
      <w:sz w:val="76"/>
      <w:szCs w:val="76"/>
    </w:rPr>
  </w:style>
  <w:style w:type="character" w:customStyle="1" w:styleId="TitleChar">
    <w:name w:val="Title Char"/>
    <w:basedOn w:val="DefaultParagraphFont"/>
    <w:link w:val="Title"/>
    <w:uiPriority w:val="10"/>
    <w:rsid w:val="00BC18C3"/>
    <w:rPr>
      <w:rFonts w:asciiTheme="majorHAnsi" w:eastAsiaTheme="majorEastAsia" w:hAnsiTheme="majorHAnsi" w:cstheme="majorBidi"/>
      <w:spacing w:val="10"/>
      <w:sz w:val="76"/>
      <w:szCs w:val="76"/>
    </w:rPr>
  </w:style>
  <w:style w:type="paragraph" w:styleId="Subtitle">
    <w:name w:val="Subtitle"/>
    <w:basedOn w:val="Normal"/>
    <w:next w:val="Normal"/>
    <w:link w:val="SubtitleChar"/>
    <w:uiPriority w:val="11"/>
    <w:qFormat/>
    <w:rsid w:val="00A65B59"/>
    <w:pPr>
      <w:numPr>
        <w:ilvl w:val="1"/>
      </w:numPr>
      <w:spacing w:after="240"/>
    </w:pPr>
    <w:rPr>
      <w:color w:val="000000" w:themeColor="text1"/>
      <w:szCs w:val="24"/>
    </w:rPr>
  </w:style>
  <w:style w:type="character" w:customStyle="1" w:styleId="SubtitleChar">
    <w:name w:val="Subtitle Char"/>
    <w:basedOn w:val="DefaultParagraphFont"/>
    <w:link w:val="Subtitle"/>
    <w:uiPriority w:val="11"/>
    <w:rsid w:val="00A65B59"/>
    <w:rPr>
      <w:color w:val="000000" w:themeColor="text1"/>
      <w:sz w:val="24"/>
      <w:szCs w:val="24"/>
    </w:rPr>
  </w:style>
  <w:style w:type="paragraph" w:styleId="ListParagraph">
    <w:name w:val="List Paragraph"/>
    <w:basedOn w:val="Normal"/>
    <w:uiPriority w:val="34"/>
    <w:qFormat/>
    <w:rsid w:val="00333775"/>
    <w:pPr>
      <w:ind w:left="720"/>
      <w:contextualSpacing/>
    </w:pPr>
  </w:style>
  <w:style w:type="table" w:styleId="TableGrid">
    <w:name w:val="Table Grid"/>
    <w:basedOn w:val="TableNormal"/>
    <w:uiPriority w:val="99"/>
    <w:rsid w:val="004821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97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1C5"/>
    <w:rPr>
      <w:rFonts w:ascii="Tahoma" w:hAnsi="Tahoma" w:cs="Tahoma"/>
      <w:sz w:val="16"/>
      <w:szCs w:val="16"/>
    </w:rPr>
  </w:style>
  <w:style w:type="character" w:customStyle="1" w:styleId="Heading1Char">
    <w:name w:val="Heading 1 Char"/>
    <w:aliases w:val="Section Heading Char"/>
    <w:basedOn w:val="DefaultParagraphFont"/>
    <w:link w:val="Heading1"/>
    <w:uiPriority w:val="9"/>
    <w:rsid w:val="00BC18C3"/>
    <w:rPr>
      <w:rFonts w:asciiTheme="majorHAnsi" w:eastAsia="Times New Roman" w:hAnsiTheme="majorHAnsi" w:cstheme="majorBidi"/>
      <w:spacing w:val="10"/>
      <w:sz w:val="36"/>
      <w:szCs w:val="36"/>
      <w:lang w:val="en-GB" w:eastAsia="en-GB" w:bidi="ar-SA"/>
    </w:rPr>
  </w:style>
  <w:style w:type="character" w:styleId="PlaceholderText">
    <w:name w:val="Placeholder Text"/>
    <w:basedOn w:val="DefaultParagraphFont"/>
    <w:uiPriority w:val="99"/>
    <w:semiHidden/>
    <w:rsid w:val="00EA49F1"/>
    <w:rPr>
      <w:color w:val="808080"/>
    </w:rPr>
  </w:style>
  <w:style w:type="character" w:customStyle="1" w:styleId="Heading2Char">
    <w:name w:val="Heading 2 Char"/>
    <w:basedOn w:val="DefaultParagraphFont"/>
    <w:link w:val="Heading2"/>
    <w:uiPriority w:val="9"/>
    <w:rsid w:val="00A65B59"/>
    <w:rPr>
      <w:rFonts w:asciiTheme="majorHAnsi" w:eastAsiaTheme="majorEastAsia" w:hAnsiTheme="majorHAnsi" w:cstheme="majorBidi"/>
      <w:sz w:val="36"/>
      <w:szCs w:val="36"/>
    </w:rPr>
  </w:style>
  <w:style w:type="paragraph" w:styleId="Header">
    <w:name w:val="header"/>
    <w:basedOn w:val="Normal"/>
    <w:link w:val="HeaderChar"/>
    <w:uiPriority w:val="99"/>
    <w:unhideWhenUsed/>
    <w:rsid w:val="001A5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DC7"/>
  </w:style>
  <w:style w:type="paragraph" w:styleId="Footer">
    <w:name w:val="footer"/>
    <w:basedOn w:val="Normal"/>
    <w:link w:val="FooterChar"/>
    <w:uiPriority w:val="99"/>
    <w:unhideWhenUsed/>
    <w:rsid w:val="001A5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DC7"/>
  </w:style>
  <w:style w:type="character" w:customStyle="1" w:styleId="Heading3Char">
    <w:name w:val="Heading 3 Char"/>
    <w:basedOn w:val="DefaultParagraphFont"/>
    <w:link w:val="Heading3"/>
    <w:uiPriority w:val="9"/>
    <w:rsid w:val="00DC3195"/>
    <w:rPr>
      <w:rFonts w:asciiTheme="majorHAnsi" w:eastAsiaTheme="majorEastAsia" w:hAnsiTheme="majorHAnsi" w:cstheme="majorBidi"/>
      <w:sz w:val="28"/>
      <w:szCs w:val="28"/>
    </w:rPr>
  </w:style>
  <w:style w:type="character" w:customStyle="1" w:styleId="Heading4Char">
    <w:name w:val="Heading 4 Char"/>
    <w:basedOn w:val="DefaultParagraphFont"/>
    <w:link w:val="Heading4"/>
    <w:uiPriority w:val="9"/>
    <w:semiHidden/>
    <w:rsid w:val="00A65B59"/>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A65B59"/>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A65B59"/>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A65B59"/>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A65B59"/>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A65B59"/>
    <w:rPr>
      <w:rFonts w:asciiTheme="majorHAnsi" w:eastAsiaTheme="majorEastAsia" w:hAnsiTheme="majorHAnsi" w:cstheme="majorBidi"/>
      <w:i/>
      <w:iCs/>
      <w:caps/>
    </w:rPr>
  </w:style>
  <w:style w:type="paragraph" w:styleId="Caption">
    <w:name w:val="caption"/>
    <w:basedOn w:val="Normal"/>
    <w:next w:val="Normal"/>
    <w:uiPriority w:val="35"/>
    <w:unhideWhenUsed/>
    <w:qFormat/>
    <w:rsid w:val="00A65B59"/>
    <w:pPr>
      <w:spacing w:line="240" w:lineRule="auto"/>
    </w:pPr>
    <w:rPr>
      <w:b/>
      <w:bCs/>
      <w:color w:val="C0504D" w:themeColor="accent2"/>
      <w:spacing w:val="10"/>
      <w:sz w:val="16"/>
      <w:szCs w:val="16"/>
    </w:rPr>
  </w:style>
  <w:style w:type="character" w:styleId="Strong">
    <w:name w:val="Strong"/>
    <w:basedOn w:val="DefaultParagraphFont"/>
    <w:uiPriority w:val="22"/>
    <w:qFormat/>
    <w:rsid w:val="00A65B59"/>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A65B59"/>
    <w:rPr>
      <w:rFonts w:asciiTheme="minorHAnsi" w:eastAsiaTheme="minorEastAsia" w:hAnsiTheme="minorHAnsi" w:cstheme="minorBidi"/>
      <w:i/>
      <w:iCs/>
      <w:color w:val="943634" w:themeColor="accent2" w:themeShade="BF"/>
      <w:sz w:val="20"/>
      <w:szCs w:val="20"/>
    </w:rPr>
  </w:style>
  <w:style w:type="paragraph" w:styleId="NoSpacing">
    <w:name w:val="No Spacing"/>
    <w:link w:val="NoSpacingChar"/>
    <w:uiPriority w:val="1"/>
    <w:qFormat/>
    <w:rsid w:val="00A65B59"/>
    <w:pPr>
      <w:spacing w:after="0" w:line="240" w:lineRule="auto"/>
    </w:pPr>
  </w:style>
  <w:style w:type="character" w:customStyle="1" w:styleId="NoSpacingChar">
    <w:name w:val="No Spacing Char"/>
    <w:basedOn w:val="DefaultParagraphFont"/>
    <w:link w:val="NoSpacing"/>
    <w:uiPriority w:val="1"/>
    <w:rsid w:val="00333775"/>
  </w:style>
  <w:style w:type="paragraph" w:styleId="Quote">
    <w:name w:val="Quote"/>
    <w:basedOn w:val="Normal"/>
    <w:next w:val="Normal"/>
    <w:link w:val="QuoteChar"/>
    <w:uiPriority w:val="29"/>
    <w:qFormat/>
    <w:rsid w:val="00A65B59"/>
    <w:pPr>
      <w:spacing w:before="160"/>
      <w:ind w:left="72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A65B59"/>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A65B59"/>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A65B59"/>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A65B59"/>
    <w:rPr>
      <w:i/>
      <w:iCs/>
      <w:color w:val="auto"/>
    </w:rPr>
  </w:style>
  <w:style w:type="character" w:styleId="IntenseEmphasis">
    <w:name w:val="Intense Emphasis"/>
    <w:basedOn w:val="DefaultParagraphFont"/>
    <w:uiPriority w:val="21"/>
    <w:qFormat/>
    <w:rsid w:val="00A65B59"/>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A65B59"/>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A65B59"/>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A65B59"/>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A65B59"/>
    <w:pPr>
      <w:outlineLvl w:val="9"/>
    </w:pPr>
  </w:style>
  <w:style w:type="paragraph" w:customStyle="1" w:styleId="SectionRequirements">
    <w:name w:val="SectionRequirements"/>
    <w:basedOn w:val="Heading1"/>
    <w:link w:val="SectionRequirementsChar"/>
    <w:rsid w:val="00AE6850"/>
    <w:pPr>
      <w:numPr>
        <w:numId w:val="2"/>
      </w:numPr>
      <w:spacing w:before="120" w:after="240"/>
      <w:ind w:left="0" w:firstLine="170"/>
    </w:pPr>
    <w:rPr>
      <w:spacing w:val="0"/>
      <w:sz w:val="24"/>
    </w:rPr>
  </w:style>
  <w:style w:type="paragraph" w:styleId="HTMLPreformatted">
    <w:name w:val="HTML Preformatted"/>
    <w:basedOn w:val="Normal"/>
    <w:link w:val="HTMLPreformattedChar"/>
    <w:uiPriority w:val="99"/>
    <w:semiHidden/>
    <w:unhideWhenUsed/>
    <w:rsid w:val="001750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n-GB" w:bidi="ar-SA"/>
    </w:rPr>
  </w:style>
  <w:style w:type="character" w:customStyle="1" w:styleId="SectionRequirementsChar">
    <w:name w:val="SectionRequirements Char"/>
    <w:basedOn w:val="Heading1Char"/>
    <w:link w:val="SectionRequirements"/>
    <w:rsid w:val="00AE6850"/>
    <w:rPr>
      <w:rFonts w:asciiTheme="majorHAnsi" w:eastAsia="Times New Roman" w:hAnsiTheme="majorHAnsi" w:cstheme="majorBidi"/>
      <w:spacing w:val="10"/>
      <w:sz w:val="24"/>
      <w:szCs w:val="36"/>
      <w:lang w:val="en-GB" w:eastAsia="en-GB" w:bidi="ar-SA"/>
    </w:rPr>
  </w:style>
  <w:style w:type="character" w:customStyle="1" w:styleId="HTMLPreformattedChar">
    <w:name w:val="HTML Preformatted Char"/>
    <w:basedOn w:val="DefaultParagraphFont"/>
    <w:link w:val="HTMLPreformatted"/>
    <w:uiPriority w:val="99"/>
    <w:semiHidden/>
    <w:rsid w:val="00175077"/>
    <w:rPr>
      <w:rFonts w:ascii="Courier New" w:eastAsia="Times New Roman" w:hAnsi="Courier New" w:cs="Courier New"/>
      <w:sz w:val="20"/>
      <w:szCs w:val="20"/>
      <w:lang w:val="en-GB" w:eastAsia="en-GB" w:bidi="ar-SA"/>
    </w:rPr>
  </w:style>
  <w:style w:type="character" w:customStyle="1" w:styleId="kw1">
    <w:name w:val="kw1"/>
    <w:basedOn w:val="DefaultParagraphFont"/>
    <w:rsid w:val="00175077"/>
  </w:style>
  <w:style w:type="character" w:customStyle="1" w:styleId="br0">
    <w:name w:val="br0"/>
    <w:basedOn w:val="DefaultParagraphFont"/>
    <w:rsid w:val="00175077"/>
  </w:style>
  <w:style w:type="character" w:customStyle="1" w:styleId="sy0">
    <w:name w:val="sy0"/>
    <w:basedOn w:val="DefaultParagraphFont"/>
    <w:rsid w:val="00175077"/>
  </w:style>
  <w:style w:type="character" w:customStyle="1" w:styleId="kw2">
    <w:name w:val="kw2"/>
    <w:basedOn w:val="DefaultParagraphFont"/>
    <w:rsid w:val="00175077"/>
  </w:style>
  <w:style w:type="character" w:customStyle="1" w:styleId="co1">
    <w:name w:val="co1"/>
    <w:basedOn w:val="DefaultParagraphFont"/>
    <w:rsid w:val="00175077"/>
  </w:style>
  <w:style w:type="character" w:customStyle="1" w:styleId="nu0">
    <w:name w:val="nu0"/>
    <w:basedOn w:val="DefaultParagraphFont"/>
    <w:rsid w:val="00175077"/>
  </w:style>
  <w:style w:type="character" w:customStyle="1" w:styleId="comulti">
    <w:name w:val="comulti"/>
    <w:basedOn w:val="DefaultParagraphFont"/>
    <w:rsid w:val="00D16A90"/>
  </w:style>
  <w:style w:type="paragraph" w:customStyle="1" w:styleId="Program">
    <w:name w:val="Program"/>
    <w:basedOn w:val="Normal"/>
    <w:link w:val="ProgramChar"/>
    <w:rsid w:val="00F80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pPr>
    <w:rPr>
      <w:rFonts w:ascii="Courier New" w:eastAsia="Times New Roman" w:hAnsi="Courier New" w:cs="Courier New"/>
      <w:color w:val="000000"/>
      <w:szCs w:val="22"/>
      <w:lang w:eastAsia="en-GB" w:bidi="ar-SA"/>
    </w:rPr>
  </w:style>
  <w:style w:type="character" w:customStyle="1" w:styleId="ProgramChar">
    <w:name w:val="Program Char"/>
    <w:basedOn w:val="DefaultParagraphFont"/>
    <w:link w:val="Program"/>
    <w:rsid w:val="00F8040E"/>
    <w:rPr>
      <w:rFonts w:ascii="Courier New" w:eastAsia="Times New Roman" w:hAnsi="Courier New" w:cs="Courier New"/>
      <w:color w:val="000000"/>
      <w:sz w:val="24"/>
      <w:lang w:val="en-GB" w:eastAsia="en-GB" w:bidi="ar-SA"/>
    </w:rPr>
  </w:style>
  <w:style w:type="character" w:styleId="Hyperlink">
    <w:name w:val="Hyperlink"/>
    <w:basedOn w:val="DefaultParagraphFont"/>
    <w:uiPriority w:val="99"/>
    <w:unhideWhenUsed/>
    <w:rsid w:val="001B1CBF"/>
    <w:rPr>
      <w:color w:val="0000FF" w:themeColor="hyperlink"/>
      <w:u w:val="single"/>
    </w:rPr>
  </w:style>
  <w:style w:type="paragraph" w:styleId="NormalWeb">
    <w:name w:val="Normal (Web)"/>
    <w:basedOn w:val="Normal"/>
    <w:uiPriority w:val="99"/>
    <w:semiHidden/>
    <w:unhideWhenUsed/>
    <w:rsid w:val="00CC7116"/>
    <w:pPr>
      <w:spacing w:before="100" w:beforeAutospacing="1" w:after="100" w:afterAutospacing="1" w:line="240" w:lineRule="auto"/>
    </w:pPr>
    <w:rPr>
      <w:rFonts w:ascii="Times New Roman" w:eastAsia="Times New Roman" w:hAnsi="Times New Roman" w:cs="Times New Roman"/>
      <w:szCs w:val="24"/>
      <w:lang w:eastAsia="en-GB" w:bidi="ar-SA"/>
    </w:rPr>
  </w:style>
  <w:style w:type="character" w:customStyle="1" w:styleId="apple-converted-space">
    <w:name w:val="apple-converted-space"/>
    <w:basedOn w:val="DefaultParagraphFont"/>
    <w:rsid w:val="00CC7116"/>
  </w:style>
  <w:style w:type="character" w:customStyle="1" w:styleId="texhtml">
    <w:name w:val="texhtml"/>
    <w:basedOn w:val="DefaultParagraphFont"/>
    <w:rsid w:val="00CC7116"/>
  </w:style>
  <w:style w:type="table" w:customStyle="1" w:styleId="GridTable41">
    <w:name w:val="Grid Table 41"/>
    <w:basedOn w:val="TableNormal"/>
    <w:uiPriority w:val="49"/>
    <w:rsid w:val="008801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Normal"/>
    <w:next w:val="TableGrid"/>
    <w:uiPriority w:val="99"/>
    <w:rsid w:val="008B3B6C"/>
    <w:pPr>
      <w:spacing w:after="0" w:line="240" w:lineRule="auto"/>
    </w:pPr>
    <w:rPr>
      <w:rFonts w:ascii="Arial" w:eastAsia="Times New Roman" w:hAnsi="Arial" w:cs="Ari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cs="Arial"/>
        <w:b/>
        <w:bCs/>
        <w:sz w:val="22"/>
        <w:szCs w:val="22"/>
      </w:rPr>
    </w:tblStylePr>
    <w:tblStylePr w:type="firstCol">
      <w:rPr>
        <w:rFonts w:ascii="Arial" w:hAnsi="Arial" w:cs="Arial"/>
        <w:b/>
        <w:bCs/>
        <w:sz w:val="22"/>
        <w:szCs w:val="22"/>
      </w:rPr>
    </w:tblStylePr>
  </w:style>
  <w:style w:type="character" w:customStyle="1" w:styleId="UnresolvedMention1">
    <w:name w:val="Unresolved Mention1"/>
    <w:basedOn w:val="DefaultParagraphFont"/>
    <w:uiPriority w:val="99"/>
    <w:semiHidden/>
    <w:unhideWhenUsed/>
    <w:rsid w:val="00206DCC"/>
    <w:rPr>
      <w:color w:val="808080"/>
      <w:shd w:val="clear" w:color="auto" w:fill="E6E6E6"/>
    </w:rPr>
  </w:style>
  <w:style w:type="character" w:customStyle="1" w:styleId="UnresolvedMention2">
    <w:name w:val="Unresolved Mention2"/>
    <w:basedOn w:val="DefaultParagraphFont"/>
    <w:uiPriority w:val="99"/>
    <w:semiHidden/>
    <w:unhideWhenUsed/>
    <w:rsid w:val="009F67BC"/>
    <w:rPr>
      <w:color w:val="605E5C"/>
      <w:shd w:val="clear" w:color="auto" w:fill="E1DFDD"/>
    </w:rPr>
  </w:style>
  <w:style w:type="paragraph" w:customStyle="1" w:styleId="TableParagraph">
    <w:name w:val="Table Paragraph"/>
    <w:basedOn w:val="Normal"/>
    <w:uiPriority w:val="1"/>
    <w:qFormat/>
    <w:rsid w:val="00D450D4"/>
    <w:pPr>
      <w:widowControl w:val="0"/>
      <w:autoSpaceDE w:val="0"/>
      <w:autoSpaceDN w:val="0"/>
      <w:adjustRightInd w:val="0"/>
      <w:spacing w:after="0" w:line="240" w:lineRule="auto"/>
    </w:pPr>
    <w:rPr>
      <w:rFonts w:ascii="Times New Roman" w:hAnsi="Times New Roman" w:cs="Times New Roman"/>
      <w:szCs w:val="24"/>
      <w:lang w:val="en-US" w:bidi="ar-SA"/>
    </w:rPr>
  </w:style>
  <w:style w:type="character" w:styleId="UnresolvedMention">
    <w:name w:val="Unresolved Mention"/>
    <w:basedOn w:val="DefaultParagraphFont"/>
    <w:uiPriority w:val="99"/>
    <w:semiHidden/>
    <w:unhideWhenUsed/>
    <w:rsid w:val="005C44A7"/>
    <w:rPr>
      <w:color w:val="605E5C"/>
      <w:shd w:val="clear" w:color="auto" w:fill="E1DFDD"/>
    </w:rPr>
  </w:style>
  <w:style w:type="character" w:styleId="FollowedHyperlink">
    <w:name w:val="FollowedHyperlink"/>
    <w:basedOn w:val="DefaultParagraphFont"/>
    <w:uiPriority w:val="99"/>
    <w:semiHidden/>
    <w:unhideWhenUsed/>
    <w:rsid w:val="00BA629A"/>
    <w:rPr>
      <w:color w:val="800080" w:themeColor="followedHyperlink"/>
      <w:u w:val="single"/>
    </w:rPr>
  </w:style>
  <w:style w:type="character" w:styleId="CommentReference">
    <w:name w:val="annotation reference"/>
    <w:basedOn w:val="DefaultParagraphFont"/>
    <w:uiPriority w:val="99"/>
    <w:semiHidden/>
    <w:unhideWhenUsed/>
    <w:rsid w:val="00FD272D"/>
    <w:rPr>
      <w:sz w:val="16"/>
      <w:szCs w:val="16"/>
    </w:rPr>
  </w:style>
  <w:style w:type="paragraph" w:styleId="CommentText">
    <w:name w:val="annotation text"/>
    <w:basedOn w:val="Normal"/>
    <w:link w:val="CommentTextChar"/>
    <w:uiPriority w:val="99"/>
    <w:unhideWhenUsed/>
    <w:rsid w:val="00FD272D"/>
    <w:pPr>
      <w:spacing w:line="240" w:lineRule="auto"/>
    </w:pPr>
    <w:rPr>
      <w:sz w:val="20"/>
      <w:szCs w:val="20"/>
    </w:rPr>
  </w:style>
  <w:style w:type="character" w:customStyle="1" w:styleId="CommentTextChar">
    <w:name w:val="Comment Text Char"/>
    <w:basedOn w:val="DefaultParagraphFont"/>
    <w:link w:val="CommentText"/>
    <w:uiPriority w:val="99"/>
    <w:rsid w:val="00FD272D"/>
    <w:rPr>
      <w:sz w:val="20"/>
      <w:szCs w:val="20"/>
      <w:lang w:val="en-GB"/>
    </w:rPr>
  </w:style>
  <w:style w:type="paragraph" w:styleId="CommentSubject">
    <w:name w:val="annotation subject"/>
    <w:basedOn w:val="CommentText"/>
    <w:next w:val="CommentText"/>
    <w:link w:val="CommentSubjectChar"/>
    <w:uiPriority w:val="99"/>
    <w:semiHidden/>
    <w:unhideWhenUsed/>
    <w:rsid w:val="00FD272D"/>
    <w:rPr>
      <w:b/>
      <w:bCs/>
    </w:rPr>
  </w:style>
  <w:style w:type="character" w:customStyle="1" w:styleId="CommentSubjectChar">
    <w:name w:val="Comment Subject Char"/>
    <w:basedOn w:val="CommentTextChar"/>
    <w:link w:val="CommentSubject"/>
    <w:uiPriority w:val="99"/>
    <w:semiHidden/>
    <w:rsid w:val="00FD272D"/>
    <w:rPr>
      <w:b/>
      <w:bCs/>
      <w:sz w:val="20"/>
      <w:szCs w:val="20"/>
      <w:lang w:val="en-GB"/>
    </w:rPr>
  </w:style>
  <w:style w:type="paragraph" w:styleId="Revision">
    <w:name w:val="Revision"/>
    <w:hidden/>
    <w:uiPriority w:val="99"/>
    <w:semiHidden/>
    <w:rsid w:val="001C4C6D"/>
    <w:pPr>
      <w:spacing w:after="0" w:line="240" w:lineRule="auto"/>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662976">
      <w:bodyDiv w:val="1"/>
      <w:marLeft w:val="0"/>
      <w:marRight w:val="0"/>
      <w:marTop w:val="0"/>
      <w:marBottom w:val="0"/>
      <w:divBdr>
        <w:top w:val="none" w:sz="0" w:space="0" w:color="auto"/>
        <w:left w:val="none" w:sz="0" w:space="0" w:color="auto"/>
        <w:bottom w:val="none" w:sz="0" w:space="0" w:color="auto"/>
        <w:right w:val="none" w:sz="0" w:space="0" w:color="auto"/>
      </w:divBdr>
    </w:div>
    <w:div w:id="172450855">
      <w:bodyDiv w:val="1"/>
      <w:marLeft w:val="0"/>
      <w:marRight w:val="0"/>
      <w:marTop w:val="0"/>
      <w:marBottom w:val="0"/>
      <w:divBdr>
        <w:top w:val="none" w:sz="0" w:space="0" w:color="auto"/>
        <w:left w:val="none" w:sz="0" w:space="0" w:color="auto"/>
        <w:bottom w:val="none" w:sz="0" w:space="0" w:color="auto"/>
        <w:right w:val="none" w:sz="0" w:space="0" w:color="auto"/>
      </w:divBdr>
    </w:div>
    <w:div w:id="419184264">
      <w:bodyDiv w:val="1"/>
      <w:marLeft w:val="0"/>
      <w:marRight w:val="0"/>
      <w:marTop w:val="0"/>
      <w:marBottom w:val="0"/>
      <w:divBdr>
        <w:top w:val="none" w:sz="0" w:space="0" w:color="auto"/>
        <w:left w:val="none" w:sz="0" w:space="0" w:color="auto"/>
        <w:bottom w:val="none" w:sz="0" w:space="0" w:color="auto"/>
        <w:right w:val="none" w:sz="0" w:space="0" w:color="auto"/>
      </w:divBdr>
    </w:div>
    <w:div w:id="455492721">
      <w:bodyDiv w:val="1"/>
      <w:marLeft w:val="0"/>
      <w:marRight w:val="0"/>
      <w:marTop w:val="0"/>
      <w:marBottom w:val="0"/>
      <w:divBdr>
        <w:top w:val="none" w:sz="0" w:space="0" w:color="auto"/>
        <w:left w:val="none" w:sz="0" w:space="0" w:color="auto"/>
        <w:bottom w:val="none" w:sz="0" w:space="0" w:color="auto"/>
        <w:right w:val="none" w:sz="0" w:space="0" w:color="auto"/>
      </w:divBdr>
    </w:div>
    <w:div w:id="583495615">
      <w:bodyDiv w:val="1"/>
      <w:marLeft w:val="0"/>
      <w:marRight w:val="0"/>
      <w:marTop w:val="0"/>
      <w:marBottom w:val="0"/>
      <w:divBdr>
        <w:top w:val="none" w:sz="0" w:space="0" w:color="auto"/>
        <w:left w:val="none" w:sz="0" w:space="0" w:color="auto"/>
        <w:bottom w:val="none" w:sz="0" w:space="0" w:color="auto"/>
        <w:right w:val="none" w:sz="0" w:space="0" w:color="auto"/>
      </w:divBdr>
    </w:div>
    <w:div w:id="605573810">
      <w:bodyDiv w:val="1"/>
      <w:marLeft w:val="0"/>
      <w:marRight w:val="0"/>
      <w:marTop w:val="0"/>
      <w:marBottom w:val="0"/>
      <w:divBdr>
        <w:top w:val="none" w:sz="0" w:space="0" w:color="auto"/>
        <w:left w:val="none" w:sz="0" w:space="0" w:color="auto"/>
        <w:bottom w:val="none" w:sz="0" w:space="0" w:color="auto"/>
        <w:right w:val="none" w:sz="0" w:space="0" w:color="auto"/>
      </w:divBdr>
    </w:div>
    <w:div w:id="622927958">
      <w:bodyDiv w:val="1"/>
      <w:marLeft w:val="0"/>
      <w:marRight w:val="0"/>
      <w:marTop w:val="0"/>
      <w:marBottom w:val="0"/>
      <w:divBdr>
        <w:top w:val="none" w:sz="0" w:space="0" w:color="auto"/>
        <w:left w:val="none" w:sz="0" w:space="0" w:color="auto"/>
        <w:bottom w:val="none" w:sz="0" w:space="0" w:color="auto"/>
        <w:right w:val="none" w:sz="0" w:space="0" w:color="auto"/>
      </w:divBdr>
    </w:div>
    <w:div w:id="869992433">
      <w:bodyDiv w:val="1"/>
      <w:marLeft w:val="0"/>
      <w:marRight w:val="0"/>
      <w:marTop w:val="0"/>
      <w:marBottom w:val="0"/>
      <w:divBdr>
        <w:top w:val="none" w:sz="0" w:space="0" w:color="auto"/>
        <w:left w:val="none" w:sz="0" w:space="0" w:color="auto"/>
        <w:bottom w:val="none" w:sz="0" w:space="0" w:color="auto"/>
        <w:right w:val="none" w:sz="0" w:space="0" w:color="auto"/>
      </w:divBdr>
    </w:div>
    <w:div w:id="1060128909">
      <w:bodyDiv w:val="1"/>
      <w:marLeft w:val="0"/>
      <w:marRight w:val="0"/>
      <w:marTop w:val="0"/>
      <w:marBottom w:val="0"/>
      <w:divBdr>
        <w:top w:val="none" w:sz="0" w:space="0" w:color="auto"/>
        <w:left w:val="none" w:sz="0" w:space="0" w:color="auto"/>
        <w:bottom w:val="none" w:sz="0" w:space="0" w:color="auto"/>
        <w:right w:val="none" w:sz="0" w:space="0" w:color="auto"/>
      </w:divBdr>
    </w:div>
    <w:div w:id="1229223240">
      <w:bodyDiv w:val="1"/>
      <w:marLeft w:val="0"/>
      <w:marRight w:val="0"/>
      <w:marTop w:val="0"/>
      <w:marBottom w:val="0"/>
      <w:divBdr>
        <w:top w:val="none" w:sz="0" w:space="0" w:color="auto"/>
        <w:left w:val="none" w:sz="0" w:space="0" w:color="auto"/>
        <w:bottom w:val="none" w:sz="0" w:space="0" w:color="auto"/>
        <w:right w:val="none" w:sz="0" w:space="0" w:color="auto"/>
      </w:divBdr>
    </w:div>
    <w:div w:id="1307932843">
      <w:bodyDiv w:val="1"/>
      <w:marLeft w:val="0"/>
      <w:marRight w:val="0"/>
      <w:marTop w:val="0"/>
      <w:marBottom w:val="0"/>
      <w:divBdr>
        <w:top w:val="none" w:sz="0" w:space="0" w:color="auto"/>
        <w:left w:val="none" w:sz="0" w:space="0" w:color="auto"/>
        <w:bottom w:val="none" w:sz="0" w:space="0" w:color="auto"/>
        <w:right w:val="none" w:sz="0" w:space="0" w:color="auto"/>
      </w:divBdr>
    </w:div>
    <w:div w:id="1311713696">
      <w:bodyDiv w:val="1"/>
      <w:marLeft w:val="0"/>
      <w:marRight w:val="0"/>
      <w:marTop w:val="0"/>
      <w:marBottom w:val="0"/>
      <w:divBdr>
        <w:top w:val="none" w:sz="0" w:space="0" w:color="auto"/>
        <w:left w:val="none" w:sz="0" w:space="0" w:color="auto"/>
        <w:bottom w:val="none" w:sz="0" w:space="0" w:color="auto"/>
        <w:right w:val="none" w:sz="0" w:space="0" w:color="auto"/>
      </w:divBdr>
    </w:div>
    <w:div w:id="1315529267">
      <w:bodyDiv w:val="1"/>
      <w:marLeft w:val="0"/>
      <w:marRight w:val="0"/>
      <w:marTop w:val="0"/>
      <w:marBottom w:val="0"/>
      <w:divBdr>
        <w:top w:val="none" w:sz="0" w:space="0" w:color="auto"/>
        <w:left w:val="none" w:sz="0" w:space="0" w:color="auto"/>
        <w:bottom w:val="none" w:sz="0" w:space="0" w:color="auto"/>
        <w:right w:val="none" w:sz="0" w:space="0" w:color="auto"/>
      </w:divBdr>
    </w:div>
    <w:div w:id="1361735920">
      <w:bodyDiv w:val="1"/>
      <w:marLeft w:val="0"/>
      <w:marRight w:val="0"/>
      <w:marTop w:val="0"/>
      <w:marBottom w:val="0"/>
      <w:divBdr>
        <w:top w:val="none" w:sz="0" w:space="0" w:color="auto"/>
        <w:left w:val="none" w:sz="0" w:space="0" w:color="auto"/>
        <w:bottom w:val="none" w:sz="0" w:space="0" w:color="auto"/>
        <w:right w:val="none" w:sz="0" w:space="0" w:color="auto"/>
      </w:divBdr>
    </w:div>
    <w:div w:id="1435787041">
      <w:bodyDiv w:val="1"/>
      <w:marLeft w:val="0"/>
      <w:marRight w:val="0"/>
      <w:marTop w:val="0"/>
      <w:marBottom w:val="0"/>
      <w:divBdr>
        <w:top w:val="none" w:sz="0" w:space="0" w:color="auto"/>
        <w:left w:val="none" w:sz="0" w:space="0" w:color="auto"/>
        <w:bottom w:val="none" w:sz="0" w:space="0" w:color="auto"/>
        <w:right w:val="none" w:sz="0" w:space="0" w:color="auto"/>
      </w:divBdr>
    </w:div>
    <w:div w:id="1731877426">
      <w:bodyDiv w:val="1"/>
      <w:marLeft w:val="0"/>
      <w:marRight w:val="0"/>
      <w:marTop w:val="0"/>
      <w:marBottom w:val="0"/>
      <w:divBdr>
        <w:top w:val="none" w:sz="0" w:space="0" w:color="auto"/>
        <w:left w:val="none" w:sz="0" w:space="0" w:color="auto"/>
        <w:bottom w:val="none" w:sz="0" w:space="0" w:color="auto"/>
        <w:right w:val="none" w:sz="0" w:space="0" w:color="auto"/>
      </w:divBdr>
    </w:div>
    <w:div w:id="203727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svg"/><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doi.org/10.1016/j.compag.2020.105507"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chive.ics.uci.edu/ml/datasets/Dry+Bean+Dataset" TargetMode="External"/><Relationship Id="rId14" Type="http://schemas.openxmlformats.org/officeDocument/2006/relationships/image" Target="media/image5.gi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D46CD-200D-4881-B275-81C94BDC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13</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IICT</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Lee Xerri</cp:lastModifiedBy>
  <cp:revision>112</cp:revision>
  <cp:lastPrinted>2019-12-02T11:53:00Z</cp:lastPrinted>
  <dcterms:created xsi:type="dcterms:W3CDTF">2025-03-13T13:16:00Z</dcterms:created>
  <dcterms:modified xsi:type="dcterms:W3CDTF">2025-03-20T15:14:00Z</dcterms:modified>
</cp:coreProperties>
</file>